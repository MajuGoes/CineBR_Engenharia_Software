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4A10" w14:textId="77777777" w:rsidR="006D080D" w:rsidRPr="00BE4BBC" w:rsidRDefault="006D080D" w:rsidP="006965A4">
      <w:pPr>
        <w:spacing w:line="360" w:lineRule="auto"/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</w:pPr>
    </w:p>
    <w:p w14:paraId="4CC75969" w14:textId="47E0B44E" w:rsidR="006D080D" w:rsidRPr="00BE4BBC" w:rsidRDefault="006D080D" w:rsidP="006D080D">
      <w:pPr>
        <w:spacing w:line="360" w:lineRule="auto"/>
        <w:ind w:left="1416"/>
        <w:jc w:val="center"/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</w:pPr>
      <w:r w:rsidRPr="00BE4BBC"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  <w:t>Documento</w:t>
      </w:r>
    </w:p>
    <w:p w14:paraId="16BDF0E8" w14:textId="77777777" w:rsidR="006D080D" w:rsidRPr="00BE4BBC" w:rsidRDefault="006D080D" w:rsidP="006D080D">
      <w:pPr>
        <w:spacing w:line="360" w:lineRule="auto"/>
        <w:ind w:left="1416"/>
        <w:jc w:val="center"/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</w:pPr>
      <w:r w:rsidRPr="00BE4BBC"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  <w:t>de</w:t>
      </w:r>
    </w:p>
    <w:p w14:paraId="0FCFAD01" w14:textId="77777777" w:rsidR="006D080D" w:rsidRPr="00BE4BBC" w:rsidRDefault="006D080D" w:rsidP="006D080D">
      <w:pPr>
        <w:spacing w:line="360" w:lineRule="auto"/>
        <w:ind w:left="1416"/>
        <w:jc w:val="center"/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</w:pPr>
      <w:r w:rsidRPr="00BE4BBC"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  <w:t>Requisitos</w:t>
      </w:r>
    </w:p>
    <w:p w14:paraId="2D2CC619" w14:textId="37CB0605" w:rsidR="006D080D" w:rsidRPr="00BE4BBC" w:rsidRDefault="006D080D" w:rsidP="006D080D">
      <w:pPr>
        <w:spacing w:line="360" w:lineRule="auto"/>
        <w:ind w:left="1416"/>
        <w:jc w:val="center"/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</w:pPr>
      <w:r w:rsidRPr="00BE4BBC"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  <w:t>de</w:t>
      </w:r>
    </w:p>
    <w:p w14:paraId="16FD9A1A" w14:textId="1A0DA0A7" w:rsidR="00BE4BBC" w:rsidRPr="00BE4BBC" w:rsidRDefault="006D080D" w:rsidP="00BE4BBC">
      <w:pPr>
        <w:spacing w:line="360" w:lineRule="auto"/>
        <w:ind w:left="1416"/>
        <w:jc w:val="center"/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</w:pPr>
      <w:r w:rsidRPr="00BE4BBC"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  <w:t>Software</w:t>
      </w:r>
    </w:p>
    <w:p w14:paraId="542F48E3" w14:textId="6CA15F84" w:rsidR="00744B8E" w:rsidRPr="006965A4" w:rsidRDefault="006D080D" w:rsidP="006965A4">
      <w:pPr>
        <w:spacing w:line="360" w:lineRule="auto"/>
        <w:ind w:left="1416"/>
        <w:jc w:val="center"/>
        <w:rPr>
          <w:rFonts w:ascii="Arial" w:hAnsi="Arial" w:cs="Arial"/>
          <w:sz w:val="72"/>
          <w:szCs w:val="72"/>
        </w:rPr>
      </w:pPr>
      <w:proofErr w:type="spellStart"/>
      <w:r w:rsidRPr="00BE4BBC"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  <w:t>CineBR</w:t>
      </w:r>
      <w:proofErr w:type="spellEnd"/>
      <w:r w:rsidR="006965A4" w:rsidRPr="00BE4BBC">
        <w:rPr>
          <w:rFonts w:ascii="Arial" w:eastAsiaTheme="majorEastAsia" w:hAnsi="Arial" w:cs="Arial"/>
          <w:b/>
          <w:bCs/>
          <w:color w:val="2F5496" w:themeColor="accent1" w:themeShade="BF"/>
          <w:kern w:val="0"/>
          <w:sz w:val="72"/>
          <w:szCs w:val="72"/>
          <w:lang w:eastAsia="pt-BR"/>
          <w14:ligatures w14:val="none"/>
        </w:rPr>
        <w:br/>
      </w:r>
      <w:r w:rsidR="006965A4">
        <w:rPr>
          <w:rFonts w:ascii="Arial" w:hAnsi="Arial" w:cs="Arial"/>
          <w:b/>
          <w:bCs/>
          <w:sz w:val="40"/>
          <w:szCs w:val="40"/>
        </w:rPr>
        <w:br/>
      </w:r>
      <w:r w:rsidR="006965A4" w:rsidRPr="006965A4">
        <w:rPr>
          <w:rFonts w:ascii="Arial" w:hAnsi="Arial" w:cs="Arial"/>
          <w:b/>
          <w:bCs/>
          <w:i/>
          <w:iCs/>
          <w:sz w:val="32"/>
          <w:szCs w:val="32"/>
        </w:rPr>
        <w:t>Arthur Gabriel Miranda Rebouças</w:t>
      </w:r>
      <w:r w:rsidR="006965A4">
        <w:rPr>
          <w:rFonts w:ascii="Arial" w:hAnsi="Arial" w:cs="Arial"/>
          <w:b/>
          <w:bCs/>
          <w:i/>
          <w:iCs/>
          <w:sz w:val="32"/>
          <w:szCs w:val="32"/>
        </w:rPr>
        <w:br/>
      </w:r>
      <w:r w:rsidR="006965A4" w:rsidRPr="006965A4">
        <w:rPr>
          <w:rFonts w:ascii="Arial" w:hAnsi="Arial" w:cs="Arial"/>
          <w:b/>
          <w:bCs/>
          <w:i/>
          <w:iCs/>
          <w:sz w:val="32"/>
          <w:szCs w:val="32"/>
        </w:rPr>
        <w:t>Maria Julia Sousa de Aquino Goes</w:t>
      </w:r>
      <w:r w:rsidR="006965A4">
        <w:rPr>
          <w:rFonts w:ascii="Arial" w:hAnsi="Arial" w:cs="Arial"/>
          <w:b/>
          <w:bCs/>
          <w:i/>
          <w:iCs/>
          <w:sz w:val="32"/>
          <w:szCs w:val="32"/>
        </w:rPr>
        <w:br/>
      </w:r>
      <w:r w:rsidR="006965A4" w:rsidRPr="006965A4">
        <w:rPr>
          <w:rFonts w:ascii="Arial" w:hAnsi="Arial" w:cs="Arial"/>
          <w:b/>
          <w:bCs/>
          <w:i/>
          <w:iCs/>
          <w:sz w:val="32"/>
          <w:szCs w:val="32"/>
        </w:rPr>
        <w:t>Paula Letícia Queiroz dos Anjos</w:t>
      </w:r>
      <w:r w:rsidR="006965A4" w:rsidRPr="006965A4">
        <w:rPr>
          <w:rFonts w:ascii="Arial" w:hAnsi="Arial" w:cs="Arial"/>
          <w:b/>
          <w:bCs/>
          <w:i/>
          <w:iCs/>
          <w:sz w:val="32"/>
          <w:szCs w:val="32"/>
        </w:rPr>
        <w:br/>
      </w:r>
    </w:p>
    <w:p w14:paraId="3A4DD72D" w14:textId="77777777" w:rsidR="006965A4" w:rsidRDefault="006965A4" w:rsidP="006D080D">
      <w:pPr>
        <w:spacing w:line="360" w:lineRule="auto"/>
        <w:ind w:left="1416"/>
        <w:jc w:val="center"/>
        <w:rPr>
          <w:rFonts w:ascii="Arial" w:hAnsi="Arial" w:cs="Arial"/>
          <w:b/>
          <w:bCs/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692851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FC7A87" w14:textId="7533B462" w:rsidR="006965A4" w:rsidRPr="006965A4" w:rsidRDefault="006965A4" w:rsidP="006965A4">
          <w:pPr>
            <w:pStyle w:val="CabealhodoSumrio"/>
            <w:ind w:left="708" w:firstLine="708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>
            <w:rPr>
              <w:rFonts w:ascii="Arial" w:hAnsi="Arial" w:cs="Arial"/>
              <w:b/>
              <w:bCs/>
              <w:sz w:val="40"/>
              <w:szCs w:val="40"/>
            </w:rPr>
            <w:t>SUMÁRIO</w:t>
          </w:r>
        </w:p>
        <w:p w14:paraId="1E3CAD54" w14:textId="775132C2" w:rsidR="00E82DAC" w:rsidRDefault="006965A4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 w:rsidRPr="006965A4">
            <w:rPr>
              <w:b/>
              <w:bCs/>
              <w:sz w:val="28"/>
              <w:szCs w:val="28"/>
            </w:rPr>
            <w:fldChar w:fldCharType="begin"/>
          </w:r>
          <w:r w:rsidRPr="006965A4">
            <w:rPr>
              <w:b/>
              <w:bCs/>
              <w:sz w:val="28"/>
              <w:szCs w:val="28"/>
            </w:rPr>
            <w:instrText xml:space="preserve"> TOC \o "1-3" \h \z \u </w:instrText>
          </w:r>
          <w:r w:rsidRPr="006965A4">
            <w:rPr>
              <w:b/>
              <w:bCs/>
              <w:sz w:val="28"/>
              <w:szCs w:val="28"/>
            </w:rPr>
            <w:fldChar w:fldCharType="separate"/>
          </w:r>
          <w:hyperlink w:anchor="_Toc230876511" w:history="1">
            <w:r w:rsidR="00E82DAC"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E82DAC"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="00E82DAC"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E82DAC">
              <w:rPr>
                <w:noProof/>
                <w:webHidden/>
              </w:rPr>
              <w:tab/>
            </w:r>
            <w:r w:rsidR="00E82DAC">
              <w:rPr>
                <w:noProof/>
                <w:webHidden/>
              </w:rPr>
              <w:fldChar w:fldCharType="begin"/>
            </w:r>
            <w:r w:rsidR="00E82DAC">
              <w:rPr>
                <w:noProof/>
                <w:webHidden/>
              </w:rPr>
              <w:instrText xml:space="preserve"> PAGEREF _Toc230876511 \h </w:instrText>
            </w:r>
            <w:r w:rsidR="00E82DAC">
              <w:rPr>
                <w:noProof/>
                <w:webHidden/>
              </w:rPr>
            </w:r>
            <w:r w:rsidR="00E82DAC">
              <w:rPr>
                <w:noProof/>
                <w:webHidden/>
              </w:rPr>
              <w:fldChar w:fldCharType="separate"/>
            </w:r>
            <w:r w:rsidR="00E82DAC">
              <w:rPr>
                <w:noProof/>
                <w:webHidden/>
              </w:rPr>
              <w:t>4</w:t>
            </w:r>
            <w:r w:rsidR="00E82DAC">
              <w:rPr>
                <w:noProof/>
                <w:webHidden/>
              </w:rPr>
              <w:fldChar w:fldCharType="end"/>
            </w:r>
          </w:hyperlink>
        </w:p>
        <w:p w14:paraId="18D21F19" w14:textId="2607F97F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2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Objetivo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FC2AB" w14:textId="33032302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3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Objetivo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09FE" w14:textId="5E54FFDA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4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81005" w14:textId="4DE32803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5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Gestão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B52E1" w14:textId="1CFE76D3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6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Compra de Ingressos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74B05" w14:textId="3AB5E2D9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7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Avaliações de Filme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5CB04" w14:textId="3560AE9B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8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Gerenciamento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4E3E" w14:textId="6BCF7922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19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2.5.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Relatórios Gerenciais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868AE" w14:textId="3591BF99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0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4B1FB" w14:textId="6FC2324B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1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CAAB2" w14:textId="770D27BA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2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D5791" w14:textId="51C6450E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3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5148A" w14:textId="36C01CF0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4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3.4.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Disponibilidade e Confiabilidade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1DB2F" w14:textId="6CF64DE1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5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3.5.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Restrições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66E0" w14:textId="422D0F30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6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802E" w14:textId="559A99C8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7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Regras de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F589F" w14:textId="58983D9F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8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Regras de Reserva e Compra de Ingressos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CBE5" w14:textId="633C6684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29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Regras de Sessões e Exibição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5B4AF" w14:textId="6E5A3A3A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0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Modelagem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62A9" w14:textId="31C88786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1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Diagrama de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2B302" w14:textId="358249BD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2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Diagrama de Nível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9FD63" w14:textId="3DC224B6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3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A9880" w14:textId="18BAAE33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4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5.4.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Diagrama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96906" w14:textId="077DB789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5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5.5.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EF534" w14:textId="216F4CE7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7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5.6.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Modelo Conceitual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1A6A1" w14:textId="24A26165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8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5.7.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Diagrama Entidade Relacionamento (DER)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2470E" w14:textId="1CBB4B84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39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5.8.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Diagrama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CB263" w14:textId="1505C3B4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0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452B1" w14:textId="1A607B8C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1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F1CC" w14:textId="3059C8A2" w:rsidR="00E82DAC" w:rsidRDefault="00E82DAC">
          <w:pPr>
            <w:pStyle w:val="Sumrio2"/>
            <w:tabs>
              <w:tab w:val="left" w:pos="96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2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Script DDL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DA02" w14:textId="6FFD68D2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3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Protótipo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4295C" w14:textId="2D690F75" w:rsidR="00E82DAC" w:rsidRDefault="00E82DAC">
          <w:pPr>
            <w:pStyle w:val="Sumrio1"/>
            <w:tabs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4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395D3" w14:textId="5CA4AC27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5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Processo de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78C9A" w14:textId="5E3F953B" w:rsidR="00E82DAC" w:rsidRDefault="00E82DAC">
          <w:pPr>
            <w:pStyle w:val="Sumrio1"/>
            <w:tabs>
              <w:tab w:val="left" w:pos="48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6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Processo de 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9DEB0" w14:textId="46BE3281" w:rsidR="00E82DAC" w:rsidRDefault="00E82DAC">
          <w:pPr>
            <w:pStyle w:val="Sumrio1"/>
            <w:tabs>
              <w:tab w:val="left" w:pos="72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7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Processo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F19C" w14:textId="03DA0150" w:rsidR="00E82DAC" w:rsidRDefault="00E82DAC">
          <w:pPr>
            <w:pStyle w:val="Sumrio1"/>
            <w:tabs>
              <w:tab w:val="left" w:pos="72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8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C842" w14:textId="54D95C09" w:rsidR="00E82DAC" w:rsidRDefault="00E82DAC">
          <w:pPr>
            <w:pStyle w:val="Sumrio1"/>
            <w:tabs>
              <w:tab w:val="left" w:pos="720"/>
              <w:tab w:val="right" w:leader="dot" w:pos="10008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876549" w:history="1"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11473B">
              <w:rPr>
                <w:rStyle w:val="Hyperlink"/>
                <w:rFonts w:ascii="Arial" w:hAnsi="Arial" w:cs="Arial"/>
                <w:b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8021" w14:textId="718C7CF7" w:rsidR="006965A4" w:rsidRDefault="006965A4">
          <w:r w:rsidRPr="006965A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2910B53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1E705588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2035843B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703BFCAE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2FB5E928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56669C7C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1DEEEE04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624562FE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4ECDA7CE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25C33647" w14:textId="77777777" w:rsidR="00744B8E" w:rsidRDefault="00744B8E" w:rsidP="006D080D">
      <w:pPr>
        <w:spacing w:line="360" w:lineRule="auto"/>
        <w:rPr>
          <w:b/>
          <w:bCs/>
          <w:sz w:val="28"/>
          <w:szCs w:val="28"/>
        </w:rPr>
      </w:pPr>
    </w:p>
    <w:p w14:paraId="2C8B0B48" w14:textId="77777777" w:rsidR="00744B8E" w:rsidRDefault="00744B8E" w:rsidP="00744B8E">
      <w:pPr>
        <w:spacing w:line="360" w:lineRule="auto"/>
        <w:ind w:left="708"/>
        <w:rPr>
          <w:rFonts w:ascii="Arial" w:hAnsi="Arial" w:cs="Arial"/>
          <w:b/>
          <w:bCs/>
          <w:sz w:val="28"/>
          <w:szCs w:val="28"/>
        </w:rPr>
      </w:pPr>
    </w:p>
    <w:p w14:paraId="154F95A7" w14:textId="77777777" w:rsidR="00927149" w:rsidRDefault="00927149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231325C" w14:textId="77777777" w:rsidR="00A17FF7" w:rsidRDefault="00A17FF7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782ACB9" w14:textId="77777777" w:rsidR="00A17FF7" w:rsidRDefault="00A17FF7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8853CCA" w14:textId="77777777" w:rsidR="00A17FF7" w:rsidRDefault="00A17FF7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D4574CD" w14:textId="77777777" w:rsidR="00A17FF7" w:rsidRDefault="00A17FF7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40AB84F" w14:textId="77777777" w:rsidR="006965A4" w:rsidRDefault="006965A4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D984F7E" w14:textId="77777777" w:rsidR="006965A4" w:rsidRDefault="006965A4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C7AA29A" w14:textId="77777777" w:rsidR="00927149" w:rsidRDefault="00927149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FE1265F" w14:textId="3E3D9588" w:rsidR="00C519F8" w:rsidRPr="004A487E" w:rsidRDefault="00A91D78" w:rsidP="002C5A55">
      <w:pPr>
        <w:pStyle w:val="Ttulo1"/>
        <w:numPr>
          <w:ilvl w:val="0"/>
          <w:numId w:val="39"/>
        </w:numPr>
        <w:rPr>
          <w:rFonts w:ascii="Arial" w:hAnsi="Arial" w:cs="Arial"/>
          <w:b/>
          <w:bCs/>
          <w:sz w:val="36"/>
          <w:szCs w:val="36"/>
        </w:rPr>
      </w:pPr>
      <w:bookmarkStart w:id="0" w:name="_Toc230876511"/>
      <w:r w:rsidRPr="004A487E">
        <w:rPr>
          <w:rFonts w:ascii="Arial" w:hAnsi="Arial" w:cs="Arial"/>
          <w:b/>
          <w:bCs/>
          <w:sz w:val="36"/>
          <w:szCs w:val="36"/>
        </w:rPr>
        <w:t>Introdução</w:t>
      </w:r>
      <w:bookmarkEnd w:id="0"/>
    </w:p>
    <w:p w14:paraId="64207BBF" w14:textId="77777777" w:rsidR="00C519F8" w:rsidRPr="00C519F8" w:rsidRDefault="00C519F8" w:rsidP="00C519F8">
      <w:pPr>
        <w:spacing w:line="120" w:lineRule="auto"/>
      </w:pPr>
    </w:p>
    <w:p w14:paraId="678D178D" w14:textId="1EC6CA42" w:rsidR="001F40B2" w:rsidRDefault="00A91D78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A91D78">
        <w:rPr>
          <w:rFonts w:ascii="Arial" w:hAnsi="Arial" w:cs="Arial"/>
          <w:sz w:val="24"/>
          <w:szCs w:val="24"/>
        </w:rPr>
        <w:t xml:space="preserve">Nos últimos anos, o setor audiovisual brasileiro vem apresentando crescimento significativo no número de espectadores e na arrecadação das bilheterias. Dados divulgados pela ANCINE apontam que, em 2025, o cinema brasileiro alcançou aproximadamente 11,2% de participação no mercado nacional, além de registrar mais de 11 milhões de espectadores em filmes nacionais. O número de salas de cinema em operação também atingiu recorde histórico, ultrapassando 3.500 salas em funcionamento no país. </w:t>
      </w:r>
      <w:r>
        <w:rPr>
          <w:rFonts w:ascii="Arial" w:hAnsi="Arial" w:cs="Arial"/>
          <w:sz w:val="24"/>
          <w:szCs w:val="24"/>
        </w:rPr>
        <w:br/>
      </w:r>
      <w:r w:rsidRPr="00A91D78">
        <w:rPr>
          <w:rFonts w:ascii="Arial" w:hAnsi="Arial" w:cs="Arial"/>
          <w:sz w:val="24"/>
          <w:szCs w:val="24"/>
        </w:rPr>
        <w:t>Com o aumento do público e da demanda por praticidade e agilidade nos serviços, a venda online de ingressos tornou-se uma solução importante para reduzir filas, facilitar o acesso às sessões e melhorar a experiência dos clientes. Além disso, sistemas digitais permitem maior controle administrativo, gerenciamento operacional e análise estratégica de dados de vendas e desempenho.</w:t>
      </w:r>
    </w:p>
    <w:p w14:paraId="643DB303" w14:textId="77777777" w:rsidR="00D72C20" w:rsidRPr="001F40B2" w:rsidRDefault="00D72C20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685ADC50" w14:textId="2CDB3F33" w:rsidR="00C519F8" w:rsidRPr="004A487E" w:rsidRDefault="00AA331F" w:rsidP="002C5A55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" w:name="_Toc230876512"/>
      <w:r w:rsidRPr="004A487E">
        <w:rPr>
          <w:rFonts w:ascii="Arial" w:hAnsi="Arial" w:cs="Arial"/>
          <w:b/>
          <w:bCs/>
          <w:sz w:val="28"/>
          <w:szCs w:val="28"/>
        </w:rPr>
        <w:t>Objetivo da aplicação</w:t>
      </w:r>
      <w:bookmarkEnd w:id="1"/>
    </w:p>
    <w:p w14:paraId="7BF457F6" w14:textId="77777777" w:rsidR="00AA331F" w:rsidRPr="00B37CBE" w:rsidRDefault="00AA331F" w:rsidP="00AA331F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8"/>
          <w:szCs w:val="28"/>
        </w:rPr>
      </w:pPr>
      <w:r w:rsidRPr="00B37CBE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B37CBE">
        <w:rPr>
          <w:rFonts w:ascii="Arial" w:hAnsi="Arial" w:cs="Arial"/>
          <w:sz w:val="24"/>
          <w:szCs w:val="24"/>
        </w:rPr>
        <w:t>CineBR</w:t>
      </w:r>
      <w:proofErr w:type="spellEnd"/>
      <w:r w:rsidRPr="00B37CBE">
        <w:rPr>
          <w:rFonts w:ascii="Arial" w:hAnsi="Arial" w:cs="Arial"/>
          <w:sz w:val="24"/>
          <w:szCs w:val="24"/>
        </w:rPr>
        <w:t xml:space="preserve"> é uma aplicação web desenvolvida para otimizar o processo de venda online de ingressos e gestão operacional de cinemas, permitindo o gerenciamento de usuários, sessões de exibição e informações administrativas do estabelecimento. Visa a melhoria da experiência do cliente, diminuindo o número de filas e desistência da compra. Além disso, ajudará o estabelecimento no processo de tomadas de decisões por meio de relatórios e insights relacionados às vendas realizadas.</w:t>
      </w:r>
    </w:p>
    <w:p w14:paraId="2232E92D" w14:textId="77777777" w:rsidR="007A0DB0" w:rsidRDefault="007A0DB0" w:rsidP="00744B8E">
      <w:pPr>
        <w:spacing w:line="360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DAAD78E" w14:textId="03235BCE" w:rsidR="007A0DB0" w:rsidRPr="004A487E" w:rsidRDefault="00744B8E" w:rsidP="002C5A55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" w:name="_Toc230876513"/>
      <w:r w:rsidRPr="004A487E">
        <w:rPr>
          <w:rFonts w:ascii="Arial" w:hAnsi="Arial" w:cs="Arial"/>
          <w:b/>
          <w:bCs/>
          <w:sz w:val="28"/>
          <w:szCs w:val="28"/>
        </w:rPr>
        <w:t>Objetivo do documento</w:t>
      </w:r>
      <w:bookmarkEnd w:id="2"/>
    </w:p>
    <w:p w14:paraId="1D33D4FB" w14:textId="66FA61EC" w:rsidR="007A0DB0" w:rsidRPr="004A487E" w:rsidRDefault="00744B8E" w:rsidP="004A487E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8"/>
          <w:szCs w:val="28"/>
        </w:rPr>
      </w:pPr>
      <w:r w:rsidRPr="007A0DB0">
        <w:rPr>
          <w:rFonts w:ascii="Arial" w:hAnsi="Arial" w:cs="Arial"/>
          <w:sz w:val="24"/>
          <w:szCs w:val="24"/>
        </w:rPr>
        <w:t xml:space="preserve">Este documento tem como objetivo definir e detalhar os requisitos do sistema </w:t>
      </w:r>
      <w:proofErr w:type="spellStart"/>
      <w:r w:rsidRPr="007A0DB0">
        <w:rPr>
          <w:rFonts w:ascii="Arial" w:hAnsi="Arial" w:cs="Arial"/>
          <w:sz w:val="24"/>
          <w:szCs w:val="24"/>
        </w:rPr>
        <w:t>CineBR</w:t>
      </w:r>
      <w:proofErr w:type="spellEnd"/>
      <w:r w:rsidRPr="007A0DB0">
        <w:rPr>
          <w:rFonts w:ascii="Arial" w:hAnsi="Arial" w:cs="Arial"/>
          <w:sz w:val="24"/>
          <w:szCs w:val="24"/>
        </w:rPr>
        <w:t xml:space="preserve">, uma aplicação web voltada à comercialização online de ingressos de cinema e à gestão administrativa do estabelecimento. Ele serve como base para alinhamento entre equipe técnica, cliente e demais stakeholders, apoiando o </w:t>
      </w:r>
      <w:r w:rsidRPr="007A0DB0">
        <w:rPr>
          <w:rFonts w:ascii="Arial" w:hAnsi="Arial" w:cs="Arial"/>
          <w:sz w:val="24"/>
          <w:szCs w:val="24"/>
        </w:rPr>
        <w:lastRenderedPageBreak/>
        <w:t>desenvolvimento</w:t>
      </w:r>
      <w:r w:rsidR="00195E6B" w:rsidRPr="007A0DB0">
        <w:rPr>
          <w:rFonts w:ascii="Arial" w:hAnsi="Arial" w:cs="Arial"/>
          <w:sz w:val="24"/>
          <w:szCs w:val="24"/>
        </w:rPr>
        <w:t>, a validação e a evolução do sistema, por meio da descrição das regras de negócio, requisitos funcionais e não funcionais, e casos de uso.</w:t>
      </w:r>
      <w:r w:rsidRPr="007A0DB0">
        <w:rPr>
          <w:rFonts w:ascii="Arial" w:hAnsi="Arial" w:cs="Arial"/>
          <w:sz w:val="24"/>
          <w:szCs w:val="24"/>
        </w:rPr>
        <w:t xml:space="preserve"> </w:t>
      </w:r>
    </w:p>
    <w:p w14:paraId="0AF9783F" w14:textId="14C5CBAD" w:rsidR="00921BF9" w:rsidRDefault="007A0DB0" w:rsidP="002C5A55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3" w:name="_Toc230876514"/>
      <w:r w:rsidRPr="004A487E">
        <w:rPr>
          <w:rFonts w:ascii="Arial" w:hAnsi="Arial" w:cs="Arial"/>
          <w:b/>
          <w:bCs/>
          <w:sz w:val="36"/>
          <w:szCs w:val="36"/>
        </w:rPr>
        <w:t>Requisitos Funcionais</w:t>
      </w:r>
      <w:bookmarkEnd w:id="3"/>
    </w:p>
    <w:p w14:paraId="673E811D" w14:textId="77777777" w:rsidR="00D72C20" w:rsidRPr="00D72C20" w:rsidRDefault="00D72C20" w:rsidP="00D72C20"/>
    <w:p w14:paraId="31DC799B" w14:textId="72A97322" w:rsidR="00921BF9" w:rsidRPr="004A487E" w:rsidRDefault="00921BF9" w:rsidP="002C5A55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4" w:name="_Toc230876515"/>
      <w:r w:rsidRPr="004A487E">
        <w:rPr>
          <w:rFonts w:ascii="Arial" w:hAnsi="Arial" w:cs="Arial"/>
          <w:b/>
          <w:bCs/>
          <w:sz w:val="28"/>
          <w:szCs w:val="28"/>
        </w:rPr>
        <w:t>Gestão de Usuários</w:t>
      </w:r>
      <w:bookmarkEnd w:id="4"/>
    </w:p>
    <w:p w14:paraId="3BD2F309" w14:textId="77777777" w:rsidR="003840F0" w:rsidRPr="00B37CBE" w:rsidRDefault="003840F0" w:rsidP="003840F0">
      <w:pPr>
        <w:pStyle w:val="PargrafodaLista"/>
        <w:spacing w:line="120" w:lineRule="auto"/>
        <w:ind w:left="1429"/>
        <w:jc w:val="both"/>
        <w:rPr>
          <w:rFonts w:ascii="Arial" w:hAnsi="Arial" w:cs="Arial"/>
          <w:b/>
          <w:bCs/>
          <w:sz w:val="28"/>
          <w:szCs w:val="28"/>
        </w:rPr>
      </w:pPr>
    </w:p>
    <w:p w14:paraId="10323843" w14:textId="716102DF" w:rsidR="007A0DB0" w:rsidRPr="00921BF9" w:rsidRDefault="007A0DB0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RF001</w:t>
      </w:r>
      <w:r w:rsidR="00921BF9"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Cadastro</w:t>
      </w:r>
      <w:r w:rsidR="00B37CBE"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do usuário</w:t>
      </w:r>
      <w:r w:rsidR="00921BF9">
        <w:rPr>
          <w:rFonts w:ascii="Arial" w:hAnsi="Arial" w:cs="Arial"/>
          <w:b/>
          <w:bCs/>
          <w:sz w:val="24"/>
          <w:szCs w:val="24"/>
        </w:rPr>
        <w:t xml:space="preserve"> </w:t>
      </w:r>
      <w:r w:rsidR="00921BF9" w:rsidRPr="007A0DB0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921BF9">
        <w:rPr>
          <w:rFonts w:ascii="Arial" w:hAnsi="Arial" w:cs="Arial"/>
          <w:sz w:val="24"/>
          <w:szCs w:val="24"/>
        </w:rPr>
        <w:t>O sistema deve permitir o cadastro do cliente informando nome, e-mail e</w:t>
      </w:r>
      <w:r w:rsidR="00DB3A14" w:rsidRPr="00921BF9">
        <w:rPr>
          <w:rFonts w:ascii="Arial" w:hAnsi="Arial" w:cs="Arial"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criando</w:t>
      </w:r>
      <w:r w:rsidR="00DB3A14" w:rsidRPr="00921BF9">
        <w:rPr>
          <w:rFonts w:ascii="Arial" w:hAnsi="Arial" w:cs="Arial"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uma senha de acesso, para comprar ingresso e visualizar as informações</w:t>
      </w:r>
      <w:r w:rsidR="00DB3A14" w:rsidRPr="00921BF9">
        <w:rPr>
          <w:rFonts w:ascii="Arial" w:hAnsi="Arial" w:cs="Arial"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de histórico de compras anteriores.</w:t>
      </w:r>
    </w:p>
    <w:p w14:paraId="21862138" w14:textId="77777777" w:rsidR="007A0DB0" w:rsidRDefault="007A0DB0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76E0A04C" w14:textId="1A7DF923" w:rsidR="007A0DB0" w:rsidRPr="00921BF9" w:rsidRDefault="007A0DB0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RF002 Login</w:t>
      </w:r>
      <w:r w:rsidR="00921BF9">
        <w:rPr>
          <w:rFonts w:ascii="Arial" w:hAnsi="Arial" w:cs="Arial"/>
          <w:b/>
          <w:bCs/>
          <w:sz w:val="24"/>
          <w:szCs w:val="24"/>
        </w:rPr>
        <w:t xml:space="preserve"> –</w:t>
      </w:r>
      <w:r w:rsidR="00921BF9" w:rsidRPr="007A0DB0">
        <w:rPr>
          <w:rFonts w:ascii="Arial" w:hAnsi="Arial" w:cs="Arial"/>
          <w:b/>
          <w:bCs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O sistema deve permitir que o cliente realize login informando dados</w:t>
      </w:r>
      <w:r w:rsidR="00DB3A14" w:rsidRPr="00921BF9">
        <w:rPr>
          <w:rFonts w:ascii="Arial" w:hAnsi="Arial" w:cs="Arial"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cadastrados</w:t>
      </w:r>
      <w:r w:rsidR="00DB3A14" w:rsidRPr="00921BF9">
        <w:rPr>
          <w:rFonts w:ascii="Arial" w:hAnsi="Arial" w:cs="Arial"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anteriormente, validando as credenciais e liberando acesso às</w:t>
      </w:r>
      <w:r w:rsidR="00DB3A14" w:rsidRPr="00921BF9">
        <w:rPr>
          <w:rFonts w:ascii="Arial" w:hAnsi="Arial" w:cs="Arial"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funcionalidades restritas em caso de sucesso.</w:t>
      </w:r>
    </w:p>
    <w:p w14:paraId="26708EF1" w14:textId="77777777" w:rsidR="00921BF9" w:rsidRPr="00921BF9" w:rsidRDefault="00921BF9" w:rsidP="008D3F1E">
      <w:pPr>
        <w:pStyle w:val="PargrafodaLista"/>
        <w:ind w:left="1068"/>
        <w:rPr>
          <w:rFonts w:ascii="Arial" w:hAnsi="Arial" w:cs="Arial"/>
          <w:b/>
          <w:bCs/>
          <w:sz w:val="24"/>
          <w:szCs w:val="24"/>
        </w:rPr>
      </w:pPr>
    </w:p>
    <w:p w14:paraId="6BEA0FD2" w14:textId="102EBE91" w:rsidR="00921BF9" w:rsidRPr="00921BF9" w:rsidRDefault="00921BF9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03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Permissões do usuário admin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921BF9">
        <w:rPr>
          <w:rFonts w:ascii="Arial" w:hAnsi="Arial" w:cs="Arial"/>
          <w:sz w:val="24"/>
          <w:szCs w:val="24"/>
        </w:rPr>
        <w:t>O sistema deve permitir que o admin realize o gerenciamento de</w:t>
      </w:r>
      <w:r>
        <w:rPr>
          <w:rFonts w:ascii="Arial" w:hAnsi="Arial" w:cs="Arial"/>
          <w:sz w:val="24"/>
          <w:szCs w:val="24"/>
        </w:rPr>
        <w:t xml:space="preserve"> </w:t>
      </w:r>
      <w:r w:rsidRPr="00921BF9">
        <w:rPr>
          <w:rFonts w:ascii="Arial" w:hAnsi="Arial" w:cs="Arial"/>
          <w:sz w:val="24"/>
          <w:szCs w:val="24"/>
        </w:rPr>
        <w:t>usuários, editando informações e bloqueando usuários já existentes.</w:t>
      </w:r>
    </w:p>
    <w:p w14:paraId="0D6DD624" w14:textId="77777777" w:rsidR="00921BF9" w:rsidRPr="00921BF9" w:rsidRDefault="00921BF9" w:rsidP="008D3F1E">
      <w:pPr>
        <w:pStyle w:val="PargrafodaLista"/>
        <w:ind w:left="1068"/>
        <w:rPr>
          <w:rFonts w:ascii="Arial" w:hAnsi="Arial" w:cs="Arial"/>
          <w:b/>
          <w:bCs/>
          <w:sz w:val="24"/>
          <w:szCs w:val="24"/>
        </w:rPr>
      </w:pPr>
    </w:p>
    <w:p w14:paraId="477331D4" w14:textId="37CB8107" w:rsidR="007B58C6" w:rsidRPr="007B58C6" w:rsidRDefault="00921BF9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04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Histórico de compras</w:t>
      </w:r>
      <w:r w:rsidRPr="00921BF9"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921BF9">
        <w:rPr>
          <w:rFonts w:ascii="Arial" w:hAnsi="Arial" w:cs="Arial"/>
          <w:sz w:val="24"/>
          <w:szCs w:val="24"/>
        </w:rPr>
        <w:t>O sistema deve permitir que após a conclusão da compra, o ingresso seja adicionado ao histórico de compras.</w:t>
      </w:r>
    </w:p>
    <w:p w14:paraId="437B3DBC" w14:textId="77777777" w:rsidR="007B58C6" w:rsidRPr="00FF1254" w:rsidRDefault="007B58C6" w:rsidP="007B58C6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0D670017" w14:textId="0A9EB9D0" w:rsidR="007B58C6" w:rsidRPr="004A487E" w:rsidRDefault="007B58C6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5" w:name="_Toc230876516"/>
      <w:r w:rsidRPr="004A487E">
        <w:rPr>
          <w:rFonts w:ascii="Arial" w:hAnsi="Arial" w:cs="Arial"/>
          <w:b/>
          <w:bCs/>
          <w:sz w:val="28"/>
          <w:szCs w:val="28"/>
        </w:rPr>
        <w:t>Compra de Ingressos</w:t>
      </w:r>
      <w:bookmarkEnd w:id="5"/>
    </w:p>
    <w:p w14:paraId="78A26F8F" w14:textId="77777777" w:rsidR="007B58C6" w:rsidRPr="007B58C6" w:rsidRDefault="007B58C6" w:rsidP="007B58C6">
      <w:pPr>
        <w:pStyle w:val="PargrafodaLista"/>
        <w:spacing w:before="240"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0AF17AB8" w14:textId="47BF4166" w:rsidR="007A0DB0" w:rsidRPr="007B58C6" w:rsidRDefault="007A0DB0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5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Compra do ingresso</w:t>
      </w:r>
      <w:r w:rsidR="007B58C6">
        <w:rPr>
          <w:rFonts w:ascii="Arial" w:hAnsi="Arial" w:cs="Arial"/>
          <w:b/>
          <w:bCs/>
          <w:sz w:val="24"/>
          <w:szCs w:val="24"/>
        </w:rPr>
        <w:t xml:space="preserve"> </w:t>
      </w:r>
      <w:r w:rsidR="007B58C6" w:rsidRPr="007A0DB0">
        <w:rPr>
          <w:rFonts w:ascii="Arial" w:hAnsi="Arial" w:cs="Arial"/>
          <w:b/>
          <w:bCs/>
          <w:sz w:val="24"/>
          <w:szCs w:val="24"/>
        </w:rPr>
        <w:t>–</w:t>
      </w:r>
      <w:r w:rsidR="007B58C6">
        <w:rPr>
          <w:rFonts w:ascii="Arial" w:hAnsi="Arial" w:cs="Arial"/>
          <w:b/>
          <w:bCs/>
          <w:sz w:val="24"/>
          <w:szCs w:val="24"/>
        </w:rPr>
        <w:t xml:space="preserve"> </w:t>
      </w:r>
      <w:r w:rsidRPr="007B58C6">
        <w:rPr>
          <w:rFonts w:ascii="Arial" w:hAnsi="Arial" w:cs="Arial"/>
          <w:sz w:val="24"/>
          <w:szCs w:val="24"/>
        </w:rPr>
        <w:t>O sistema deve permitir que o cliente, na compra do ingresso, selecione</w:t>
      </w:r>
      <w:r w:rsidR="00DB3A14" w:rsidRPr="007B58C6">
        <w:rPr>
          <w:rFonts w:ascii="Arial" w:hAnsi="Arial" w:cs="Arial"/>
          <w:sz w:val="24"/>
          <w:szCs w:val="24"/>
        </w:rPr>
        <w:t xml:space="preserve"> </w:t>
      </w:r>
      <w:r w:rsidRPr="007B58C6">
        <w:rPr>
          <w:rFonts w:ascii="Arial" w:hAnsi="Arial" w:cs="Arial"/>
          <w:sz w:val="24"/>
          <w:szCs w:val="24"/>
        </w:rPr>
        <w:t>o filme,</w:t>
      </w:r>
      <w:r w:rsidR="00DB3A14" w:rsidRPr="007B58C6">
        <w:rPr>
          <w:rFonts w:ascii="Arial" w:hAnsi="Arial" w:cs="Arial"/>
          <w:sz w:val="24"/>
          <w:szCs w:val="24"/>
        </w:rPr>
        <w:t xml:space="preserve"> </w:t>
      </w:r>
      <w:r w:rsidRPr="007B58C6">
        <w:rPr>
          <w:rFonts w:ascii="Arial" w:hAnsi="Arial" w:cs="Arial"/>
          <w:sz w:val="24"/>
          <w:szCs w:val="24"/>
        </w:rPr>
        <w:t>horário, tipo de ingresso, assento e forma de pagamento desejados, para</w:t>
      </w:r>
      <w:r w:rsidR="00DB3A14" w:rsidRPr="007B58C6">
        <w:rPr>
          <w:rFonts w:ascii="Arial" w:hAnsi="Arial" w:cs="Arial"/>
          <w:sz w:val="24"/>
          <w:szCs w:val="24"/>
        </w:rPr>
        <w:t xml:space="preserve"> </w:t>
      </w:r>
      <w:r w:rsidRPr="007B58C6">
        <w:rPr>
          <w:rFonts w:ascii="Arial" w:hAnsi="Arial" w:cs="Arial"/>
          <w:sz w:val="24"/>
          <w:szCs w:val="24"/>
        </w:rPr>
        <w:t>a emissão do ingresso caso o pagamento seja confirmado com sucesso.</w:t>
      </w:r>
    </w:p>
    <w:p w14:paraId="7F290923" w14:textId="77777777" w:rsidR="007B58C6" w:rsidRPr="007B58C6" w:rsidRDefault="007B58C6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</w:p>
    <w:p w14:paraId="524AF79E" w14:textId="78AEB27B" w:rsidR="007B58C6" w:rsidRDefault="007B58C6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06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Emissão do ingresso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7B58C6">
        <w:rPr>
          <w:rFonts w:ascii="Arial" w:hAnsi="Arial" w:cs="Arial"/>
          <w:sz w:val="24"/>
          <w:szCs w:val="24"/>
        </w:rPr>
        <w:t>O sistema deve permitir que o ingresso gerado após a validação do pagamento contenha o tipo do ingresso e as informações relacionadas à sessão.</w:t>
      </w:r>
    </w:p>
    <w:p w14:paraId="6C0637A1" w14:textId="77777777" w:rsidR="007B58C6" w:rsidRPr="007B58C6" w:rsidRDefault="007B58C6" w:rsidP="008D3F1E">
      <w:pPr>
        <w:pStyle w:val="PargrafodaLista"/>
        <w:ind w:left="1068"/>
        <w:rPr>
          <w:rFonts w:ascii="Arial" w:hAnsi="Arial" w:cs="Arial"/>
          <w:sz w:val="24"/>
          <w:szCs w:val="24"/>
        </w:rPr>
      </w:pPr>
    </w:p>
    <w:p w14:paraId="4EC4DF09" w14:textId="2F91563D" w:rsidR="007B58C6" w:rsidRPr="007B58C6" w:rsidRDefault="007B58C6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07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Cancelamento da compra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7B58C6">
        <w:rPr>
          <w:rFonts w:ascii="Arial" w:hAnsi="Arial" w:cs="Arial"/>
          <w:sz w:val="24"/>
          <w:szCs w:val="24"/>
        </w:rPr>
        <w:t>O sistema deve permitir que o cliente cancele a compra e solicite o reembolso até 24 horas antes da exibição.</w:t>
      </w:r>
    </w:p>
    <w:p w14:paraId="71AD494A" w14:textId="77777777" w:rsidR="007B58C6" w:rsidRDefault="007B58C6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1FE180BD" w14:textId="219B0297" w:rsidR="007B58C6" w:rsidRPr="007B58C6" w:rsidRDefault="007B58C6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08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Formato do ingresso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7B58C6">
        <w:rPr>
          <w:rFonts w:ascii="Arial" w:hAnsi="Arial" w:cs="Arial"/>
          <w:sz w:val="24"/>
          <w:szCs w:val="24"/>
        </w:rPr>
        <w:t xml:space="preserve">O sistema deve permitir que o ingresso gerado após a validação do pagamento seja no formato de QR </w:t>
      </w:r>
      <w:proofErr w:type="spellStart"/>
      <w:r w:rsidRPr="007B58C6">
        <w:rPr>
          <w:rFonts w:ascii="Arial" w:hAnsi="Arial" w:cs="Arial"/>
          <w:sz w:val="24"/>
          <w:szCs w:val="24"/>
        </w:rPr>
        <w:t>Code</w:t>
      </w:r>
      <w:proofErr w:type="spellEnd"/>
      <w:r w:rsidRPr="007B58C6">
        <w:rPr>
          <w:rFonts w:ascii="Arial" w:hAnsi="Arial" w:cs="Arial"/>
          <w:sz w:val="24"/>
          <w:szCs w:val="24"/>
        </w:rPr>
        <w:t>.</w:t>
      </w:r>
    </w:p>
    <w:p w14:paraId="29149905" w14:textId="77777777" w:rsidR="007B58C6" w:rsidRDefault="007B58C6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163F1DCD" w14:textId="622EC93B" w:rsidR="007B58C6" w:rsidRPr="007B58C6" w:rsidRDefault="007B58C6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09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Formato de exportação do ingresso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7B58C6">
        <w:rPr>
          <w:rFonts w:ascii="Arial" w:hAnsi="Arial" w:cs="Arial"/>
          <w:sz w:val="24"/>
          <w:szCs w:val="24"/>
        </w:rPr>
        <w:t>O sistema deve permitir que o ingresso possa ser exportado para o formato PDF.</w:t>
      </w:r>
    </w:p>
    <w:p w14:paraId="0E66F1CE" w14:textId="77777777" w:rsidR="007B58C6" w:rsidRDefault="007B58C6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254447E6" w14:textId="3643ED26" w:rsidR="007B58C6" w:rsidRPr="004A487E" w:rsidRDefault="007B58C6" w:rsidP="004A487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10</w:t>
      </w:r>
      <w:r w:rsidRPr="007B58C6">
        <w:rPr>
          <w:rFonts w:ascii="Arial" w:hAnsi="Arial" w:cs="Arial"/>
          <w:b/>
          <w:bCs/>
          <w:i/>
          <w:iCs/>
          <w:sz w:val="24"/>
          <w:szCs w:val="24"/>
        </w:rPr>
        <w:t xml:space="preserve"> Conclusão da compra</w:t>
      </w:r>
      <w:r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7B58C6">
        <w:rPr>
          <w:rFonts w:ascii="Arial" w:hAnsi="Arial" w:cs="Arial"/>
          <w:sz w:val="24"/>
          <w:szCs w:val="24"/>
        </w:rPr>
        <w:t>O sistema deve permitir que seja enviado para o e-mail cadastrado uma mensagem informando a conclusão da compra e envio do ingresso.</w:t>
      </w:r>
    </w:p>
    <w:p w14:paraId="1568317A" w14:textId="77777777" w:rsidR="00CF60EF" w:rsidRPr="004A487E" w:rsidRDefault="007B58C6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6" w:name="_Toc230876517"/>
      <w:r w:rsidRPr="004A487E">
        <w:rPr>
          <w:rFonts w:ascii="Arial" w:hAnsi="Arial" w:cs="Arial"/>
          <w:b/>
          <w:bCs/>
          <w:sz w:val="28"/>
          <w:szCs w:val="28"/>
        </w:rPr>
        <w:t>Avaliações de Filme</w:t>
      </w:r>
      <w:bookmarkEnd w:id="6"/>
    </w:p>
    <w:p w14:paraId="5E31CA3D" w14:textId="77777777" w:rsidR="00FF1254" w:rsidRPr="00FF1254" w:rsidRDefault="00FF1254" w:rsidP="00FF1254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8"/>
          <w:szCs w:val="28"/>
        </w:rPr>
      </w:pPr>
    </w:p>
    <w:p w14:paraId="18E51FF1" w14:textId="267FF1B3" w:rsidR="007A0DB0" w:rsidRPr="00CF60EF" w:rsidRDefault="007A0DB0" w:rsidP="00CF60EF">
      <w:pPr>
        <w:pStyle w:val="Pargrafoda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 w:rsidRPr="00CF60EF">
        <w:rPr>
          <w:rFonts w:ascii="Arial" w:hAnsi="Arial" w:cs="Arial"/>
          <w:b/>
          <w:bCs/>
          <w:i/>
          <w:iCs/>
          <w:sz w:val="24"/>
          <w:szCs w:val="24"/>
        </w:rPr>
        <w:t>11</w:t>
      </w: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 Avaliação</w:t>
      </w:r>
      <w:r w:rsidR="007B58C6" w:rsidRPr="00CF60EF"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CF60EF">
        <w:rPr>
          <w:rFonts w:ascii="Arial" w:hAnsi="Arial" w:cs="Arial"/>
          <w:sz w:val="24"/>
          <w:szCs w:val="24"/>
        </w:rPr>
        <w:t>O sistema deve permitir que o cliente faça avaliação dos filmes para os</w:t>
      </w:r>
      <w:r w:rsidR="007B58C6" w:rsidRPr="00CF60EF">
        <w:rPr>
          <w:rFonts w:ascii="Arial" w:hAnsi="Arial" w:cs="Arial"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quais o cliente comprou ingresso, com nota de 1 a 5 estrelas.</w:t>
      </w:r>
    </w:p>
    <w:p w14:paraId="13D5CCFE" w14:textId="77777777" w:rsidR="00B37CBE" w:rsidRDefault="00B37CBE" w:rsidP="007A0DB0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404B4139" w14:textId="05604005" w:rsidR="008D3F1E" w:rsidRPr="004A487E" w:rsidRDefault="007B58C6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7" w:name="_Toc230876518"/>
      <w:r w:rsidRPr="004A487E">
        <w:rPr>
          <w:rFonts w:ascii="Arial" w:hAnsi="Arial" w:cs="Arial"/>
          <w:b/>
          <w:bCs/>
          <w:sz w:val="28"/>
          <w:szCs w:val="28"/>
        </w:rPr>
        <w:t>Gerenciamento Administrativo</w:t>
      </w:r>
      <w:bookmarkEnd w:id="7"/>
    </w:p>
    <w:p w14:paraId="2F99F964" w14:textId="77777777" w:rsidR="007B58C6" w:rsidRPr="007B58C6" w:rsidRDefault="007B58C6" w:rsidP="007B58C6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19B876BA" w14:textId="0569F960" w:rsidR="00B37CBE" w:rsidRPr="007B58C6" w:rsidRDefault="00B37CBE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12</w:t>
      </w: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 xml:space="preserve"> Cadastro de filmes</w:t>
      </w:r>
      <w:r w:rsidR="007B58C6">
        <w:rPr>
          <w:rFonts w:ascii="Arial" w:hAnsi="Arial" w:cs="Arial"/>
          <w:b/>
          <w:bCs/>
          <w:sz w:val="24"/>
          <w:szCs w:val="24"/>
        </w:rPr>
        <w:t xml:space="preserve"> </w:t>
      </w:r>
      <w:r w:rsidR="007B58C6" w:rsidRPr="00B37CBE">
        <w:rPr>
          <w:rFonts w:ascii="Arial" w:hAnsi="Arial" w:cs="Arial"/>
          <w:b/>
          <w:bCs/>
          <w:sz w:val="24"/>
          <w:szCs w:val="24"/>
        </w:rPr>
        <w:t>–</w:t>
      </w:r>
      <w:r w:rsidR="007B58C6">
        <w:rPr>
          <w:rFonts w:ascii="Arial" w:hAnsi="Arial" w:cs="Arial"/>
          <w:b/>
          <w:bCs/>
          <w:sz w:val="24"/>
          <w:szCs w:val="24"/>
        </w:rPr>
        <w:t xml:space="preserve"> </w:t>
      </w:r>
      <w:r w:rsidRPr="007B58C6">
        <w:rPr>
          <w:rFonts w:ascii="Arial" w:hAnsi="Arial" w:cs="Arial"/>
          <w:sz w:val="24"/>
          <w:szCs w:val="24"/>
        </w:rPr>
        <w:t>O sistema deve permitir que o admin realize o cadastro dos filmes,</w:t>
      </w:r>
      <w:r w:rsidR="007B58C6">
        <w:rPr>
          <w:rFonts w:ascii="Arial" w:hAnsi="Arial" w:cs="Arial"/>
          <w:sz w:val="24"/>
          <w:szCs w:val="24"/>
        </w:rPr>
        <w:t xml:space="preserve"> </w:t>
      </w:r>
      <w:r w:rsidRPr="007B58C6">
        <w:rPr>
          <w:rFonts w:ascii="Arial" w:hAnsi="Arial" w:cs="Arial"/>
          <w:sz w:val="24"/>
          <w:szCs w:val="24"/>
        </w:rPr>
        <w:t>informando o nome, duração, sinopse, classificação indicativa</w:t>
      </w:r>
      <w:r w:rsidR="00434E6A" w:rsidRPr="007B58C6">
        <w:rPr>
          <w:rFonts w:ascii="Arial" w:hAnsi="Arial" w:cs="Arial"/>
          <w:sz w:val="24"/>
          <w:szCs w:val="24"/>
        </w:rPr>
        <w:t xml:space="preserve"> e</w:t>
      </w:r>
      <w:r w:rsidRPr="007B58C6">
        <w:rPr>
          <w:rFonts w:ascii="Arial" w:hAnsi="Arial" w:cs="Arial"/>
          <w:sz w:val="24"/>
          <w:szCs w:val="24"/>
        </w:rPr>
        <w:t xml:space="preserve"> gênero.</w:t>
      </w:r>
    </w:p>
    <w:p w14:paraId="56D018BC" w14:textId="77777777" w:rsidR="00B37CBE" w:rsidRDefault="00B37CBE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28391F38" w14:textId="6E4B24D1" w:rsidR="00B37CBE" w:rsidRPr="00DF1290" w:rsidRDefault="00B37CBE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13</w:t>
      </w: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 xml:space="preserve"> Gerenciamento de salas</w:t>
      </w:r>
      <w:r w:rsidR="00DF1290">
        <w:rPr>
          <w:rFonts w:ascii="Arial" w:hAnsi="Arial" w:cs="Arial"/>
          <w:b/>
          <w:bCs/>
          <w:sz w:val="24"/>
          <w:szCs w:val="24"/>
        </w:rPr>
        <w:t xml:space="preserve"> </w:t>
      </w:r>
      <w:r w:rsidR="00DF1290" w:rsidRPr="00B37CBE">
        <w:rPr>
          <w:rFonts w:ascii="Arial" w:hAnsi="Arial" w:cs="Arial"/>
          <w:b/>
          <w:bCs/>
          <w:sz w:val="24"/>
          <w:szCs w:val="24"/>
        </w:rPr>
        <w:t>–</w:t>
      </w:r>
      <w:r w:rsidR="00DF1290">
        <w:rPr>
          <w:rFonts w:ascii="Arial" w:hAnsi="Arial" w:cs="Arial"/>
          <w:b/>
          <w:bCs/>
          <w:sz w:val="24"/>
          <w:szCs w:val="24"/>
        </w:rPr>
        <w:t xml:space="preserve"> </w:t>
      </w:r>
      <w:r w:rsidR="00434E6A" w:rsidRPr="00DF1290">
        <w:rPr>
          <w:rFonts w:ascii="Arial" w:hAnsi="Arial" w:cs="Arial"/>
          <w:sz w:val="24"/>
          <w:szCs w:val="24"/>
        </w:rPr>
        <w:t>O sistema deve permitir que o admin realize o gerenciamento das salas, possibilitando cadastrar, visualizar, editar, ativar ou desativar salas, informando sua identificação, capacidade máxima de pessoas e o tipo da sala.</w:t>
      </w:r>
      <w:r w:rsidR="00434E6A" w:rsidRPr="00DF1290">
        <w:rPr>
          <w:rFonts w:ascii="Arial" w:hAnsi="Arial" w:cs="Arial"/>
          <w:sz w:val="24"/>
          <w:szCs w:val="24"/>
        </w:rPr>
        <w:br/>
      </w:r>
    </w:p>
    <w:p w14:paraId="1206695C" w14:textId="464B0A54" w:rsidR="004A487E" w:rsidRPr="004A487E" w:rsidRDefault="00B37CBE" w:rsidP="004A487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14</w:t>
      </w: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 xml:space="preserve"> Gerenciamento de sessões</w:t>
      </w:r>
      <w:r w:rsidR="00DF1290">
        <w:rPr>
          <w:rFonts w:ascii="Arial" w:hAnsi="Arial" w:cs="Arial"/>
          <w:b/>
          <w:bCs/>
          <w:sz w:val="24"/>
          <w:szCs w:val="24"/>
        </w:rPr>
        <w:t xml:space="preserve"> </w:t>
      </w:r>
      <w:r w:rsidR="00DF1290" w:rsidRPr="00B37CBE">
        <w:rPr>
          <w:rFonts w:ascii="Arial" w:hAnsi="Arial" w:cs="Arial"/>
          <w:b/>
          <w:bCs/>
          <w:sz w:val="24"/>
          <w:szCs w:val="24"/>
        </w:rPr>
        <w:t>–</w:t>
      </w:r>
      <w:r w:rsidR="00DF1290">
        <w:rPr>
          <w:rFonts w:ascii="Arial" w:hAnsi="Arial" w:cs="Arial"/>
          <w:b/>
          <w:bCs/>
          <w:sz w:val="24"/>
          <w:szCs w:val="24"/>
        </w:rPr>
        <w:t xml:space="preserve"> </w:t>
      </w:r>
      <w:r w:rsidRPr="00DF1290">
        <w:rPr>
          <w:rFonts w:ascii="Arial" w:hAnsi="Arial" w:cs="Arial"/>
          <w:sz w:val="24"/>
          <w:szCs w:val="24"/>
        </w:rPr>
        <w:t>O sistema deve permitir que o admin realize o gerenciamento das</w:t>
      </w:r>
      <w:r w:rsidR="00DB3A14" w:rsidRPr="00DF1290">
        <w:rPr>
          <w:rFonts w:ascii="Arial" w:hAnsi="Arial" w:cs="Arial"/>
          <w:sz w:val="24"/>
          <w:szCs w:val="24"/>
        </w:rPr>
        <w:t xml:space="preserve"> </w:t>
      </w:r>
      <w:r w:rsidRPr="00DF1290">
        <w:rPr>
          <w:rFonts w:ascii="Arial" w:hAnsi="Arial" w:cs="Arial"/>
          <w:sz w:val="24"/>
          <w:szCs w:val="24"/>
        </w:rPr>
        <w:t xml:space="preserve">sessões, </w:t>
      </w:r>
      <w:r w:rsidR="00434E6A" w:rsidRPr="00DF1290">
        <w:rPr>
          <w:rFonts w:ascii="Arial" w:hAnsi="Arial" w:cs="Arial"/>
          <w:sz w:val="24"/>
          <w:szCs w:val="24"/>
        </w:rPr>
        <w:t xml:space="preserve">possibilitando cadastrar, visualizar, editar, ativar ou desativar sessões, </w:t>
      </w:r>
      <w:r w:rsidRPr="00DF1290">
        <w:rPr>
          <w:rFonts w:ascii="Arial" w:hAnsi="Arial" w:cs="Arial"/>
          <w:sz w:val="24"/>
          <w:szCs w:val="24"/>
        </w:rPr>
        <w:t>informando o filme, o horário, a sala e o tipo de exibição.</w:t>
      </w:r>
    </w:p>
    <w:p w14:paraId="39F0D3CE" w14:textId="77777777" w:rsidR="004A487E" w:rsidRDefault="004A487E" w:rsidP="007A0DB0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7643F76F" w14:textId="77777777" w:rsidR="00D72C20" w:rsidRDefault="00D72C20" w:rsidP="007A0DB0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4C6907C3" w14:textId="77777777" w:rsidR="00D72C20" w:rsidRDefault="00D72C20" w:rsidP="007A0DB0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6C117CB0" w14:textId="29EA55D3" w:rsidR="00DF1290" w:rsidRPr="00D72C20" w:rsidRDefault="008D3F1E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r w:rsidRPr="00D72C20">
        <w:rPr>
          <w:rFonts w:ascii="Arial" w:hAnsi="Arial" w:cs="Arial"/>
          <w:b/>
          <w:bCs/>
          <w:sz w:val="28"/>
          <w:szCs w:val="28"/>
        </w:rPr>
        <w:lastRenderedPageBreak/>
        <w:t xml:space="preserve"> </w:t>
      </w:r>
      <w:bookmarkStart w:id="8" w:name="_Toc230876519"/>
      <w:r w:rsidR="00DF1290" w:rsidRPr="004A487E">
        <w:rPr>
          <w:rFonts w:ascii="Arial" w:hAnsi="Arial" w:cs="Arial"/>
          <w:b/>
          <w:bCs/>
          <w:sz w:val="28"/>
          <w:szCs w:val="28"/>
        </w:rPr>
        <w:t>Relatórios Gerenciais</w:t>
      </w:r>
      <w:bookmarkEnd w:id="8"/>
    </w:p>
    <w:p w14:paraId="18F53990" w14:textId="77777777" w:rsidR="00DF1290" w:rsidRPr="00DF1290" w:rsidRDefault="00DF1290" w:rsidP="00DF1290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2392DA48" w14:textId="5DDADF3B" w:rsidR="00FB0F73" w:rsidRPr="00DF1290" w:rsidRDefault="00FB0F73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15</w:t>
      </w: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 xml:space="preserve"> Visualização de relatórios</w:t>
      </w:r>
      <w:r w:rsidR="00DF1290"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DF1290">
        <w:rPr>
          <w:rFonts w:ascii="Arial" w:hAnsi="Arial" w:cs="Arial"/>
          <w:sz w:val="24"/>
          <w:szCs w:val="24"/>
        </w:rPr>
        <w:t>O sistema deve permitir que o admin visualize relatórios de receita,</w:t>
      </w:r>
      <w:r w:rsidR="00DB3A14" w:rsidRPr="00DF1290">
        <w:rPr>
          <w:rFonts w:ascii="Arial" w:hAnsi="Arial" w:cs="Arial"/>
          <w:sz w:val="24"/>
          <w:szCs w:val="24"/>
        </w:rPr>
        <w:t xml:space="preserve"> </w:t>
      </w:r>
      <w:r w:rsidRPr="00DF1290">
        <w:rPr>
          <w:rFonts w:ascii="Arial" w:hAnsi="Arial" w:cs="Arial"/>
          <w:sz w:val="24"/>
          <w:szCs w:val="24"/>
        </w:rPr>
        <w:t>quantidades de ingressos vendidos, filmes mais assistidos e com média de</w:t>
      </w:r>
      <w:r w:rsidR="00DB3A14" w:rsidRPr="00DF1290">
        <w:rPr>
          <w:rFonts w:ascii="Arial" w:hAnsi="Arial" w:cs="Arial"/>
          <w:sz w:val="24"/>
          <w:szCs w:val="24"/>
        </w:rPr>
        <w:t xml:space="preserve"> </w:t>
      </w:r>
      <w:r w:rsidRPr="00DF1290">
        <w:rPr>
          <w:rFonts w:ascii="Arial" w:hAnsi="Arial" w:cs="Arial"/>
          <w:sz w:val="24"/>
          <w:szCs w:val="24"/>
        </w:rPr>
        <w:t>avaliação mais alta, horários mais requisitados</w:t>
      </w:r>
      <w:r w:rsidR="00DB3A14" w:rsidRPr="00DF1290">
        <w:rPr>
          <w:rFonts w:ascii="Arial" w:hAnsi="Arial" w:cs="Arial"/>
          <w:sz w:val="24"/>
          <w:szCs w:val="24"/>
        </w:rPr>
        <w:t>.</w:t>
      </w:r>
    </w:p>
    <w:p w14:paraId="714450FA" w14:textId="77777777" w:rsidR="00FB0F73" w:rsidRDefault="00FB0F73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2FFA7E00" w14:textId="41FC57EB" w:rsidR="003840F0" w:rsidRPr="00DF1290" w:rsidRDefault="00FB0F73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>RF0</w:t>
      </w:r>
      <w:r w:rsidR="00DF1290">
        <w:rPr>
          <w:rFonts w:ascii="Arial" w:hAnsi="Arial" w:cs="Arial"/>
          <w:b/>
          <w:bCs/>
          <w:i/>
          <w:iCs/>
          <w:sz w:val="24"/>
          <w:szCs w:val="24"/>
        </w:rPr>
        <w:t>16</w:t>
      </w:r>
      <w:r w:rsidR="00DF1290" w:rsidRPr="00DF1290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DF1290">
        <w:rPr>
          <w:rFonts w:ascii="Arial" w:hAnsi="Arial" w:cs="Arial"/>
          <w:b/>
          <w:bCs/>
          <w:i/>
          <w:iCs/>
          <w:sz w:val="24"/>
          <w:szCs w:val="24"/>
        </w:rPr>
        <w:t>Relatórios por período</w:t>
      </w:r>
      <w:r w:rsidR="00DF1290">
        <w:rPr>
          <w:rFonts w:ascii="Arial" w:hAnsi="Arial" w:cs="Arial"/>
          <w:b/>
          <w:bCs/>
          <w:sz w:val="24"/>
          <w:szCs w:val="24"/>
        </w:rPr>
        <w:t xml:space="preserve"> – </w:t>
      </w:r>
      <w:r w:rsidRPr="00DF1290">
        <w:rPr>
          <w:rFonts w:ascii="Arial" w:hAnsi="Arial" w:cs="Arial"/>
          <w:sz w:val="24"/>
          <w:szCs w:val="24"/>
        </w:rPr>
        <w:t>O sistema deve permitir que o admin visualize e filtre relatórios</w:t>
      </w:r>
      <w:r w:rsidR="00DB3A14" w:rsidRPr="00DF1290">
        <w:rPr>
          <w:rFonts w:ascii="Arial" w:hAnsi="Arial" w:cs="Arial"/>
          <w:sz w:val="24"/>
          <w:szCs w:val="24"/>
        </w:rPr>
        <w:t xml:space="preserve"> </w:t>
      </w:r>
      <w:r w:rsidRPr="00DF1290">
        <w:rPr>
          <w:rFonts w:ascii="Arial" w:hAnsi="Arial" w:cs="Arial"/>
          <w:sz w:val="24"/>
          <w:szCs w:val="24"/>
        </w:rPr>
        <w:t>baseados em seus dados de vendas diárias, mensais e anuais.</w:t>
      </w:r>
    </w:p>
    <w:p w14:paraId="5AFA1055" w14:textId="77777777" w:rsidR="003840F0" w:rsidRPr="00D72C20" w:rsidRDefault="003840F0" w:rsidP="00D72C2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F2008DD" w14:textId="576EA3BA" w:rsidR="00921BF9" w:rsidRPr="004A487E" w:rsidRDefault="003840F0" w:rsidP="004A487E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9" w:name="_Toc230876520"/>
      <w:r w:rsidRPr="004A487E">
        <w:rPr>
          <w:rFonts w:ascii="Arial" w:hAnsi="Arial" w:cs="Arial"/>
          <w:b/>
          <w:bCs/>
          <w:sz w:val="36"/>
          <w:szCs w:val="36"/>
        </w:rPr>
        <w:t>Requisitos Não Funcionais</w:t>
      </w:r>
      <w:bookmarkEnd w:id="9"/>
    </w:p>
    <w:p w14:paraId="51A2FB06" w14:textId="77777777" w:rsidR="000C3253" w:rsidRPr="003840F0" w:rsidRDefault="000C3253" w:rsidP="003840F0">
      <w:pPr>
        <w:pStyle w:val="PargrafodaLista"/>
        <w:spacing w:after="0" w:line="120" w:lineRule="auto"/>
        <w:ind w:left="1429"/>
        <w:jc w:val="both"/>
        <w:rPr>
          <w:rFonts w:ascii="Arial" w:hAnsi="Arial" w:cs="Arial"/>
          <w:b/>
          <w:bCs/>
          <w:sz w:val="28"/>
          <w:szCs w:val="28"/>
        </w:rPr>
      </w:pPr>
    </w:p>
    <w:p w14:paraId="6C6C2F93" w14:textId="7F070938" w:rsidR="003840F0" w:rsidRPr="004A487E" w:rsidRDefault="00B07356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0" w:name="_Toc230876521"/>
      <w:r w:rsidRPr="004A487E">
        <w:rPr>
          <w:rFonts w:ascii="Arial" w:hAnsi="Arial" w:cs="Arial"/>
          <w:b/>
          <w:bCs/>
          <w:sz w:val="28"/>
          <w:szCs w:val="28"/>
        </w:rPr>
        <w:t>Desempenho</w:t>
      </w:r>
      <w:bookmarkEnd w:id="10"/>
    </w:p>
    <w:p w14:paraId="21051575" w14:textId="77777777" w:rsidR="00DF1290" w:rsidRDefault="00DF1290" w:rsidP="00DF1290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254C2D3E" w14:textId="6732270B" w:rsidR="00927149" w:rsidRDefault="00B07356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525C30">
        <w:rPr>
          <w:rFonts w:ascii="Arial" w:hAnsi="Arial" w:cs="Arial"/>
          <w:b/>
          <w:bCs/>
          <w:i/>
          <w:iCs/>
          <w:sz w:val="24"/>
          <w:szCs w:val="24"/>
        </w:rPr>
        <w:t xml:space="preserve">RNF001 </w:t>
      </w:r>
      <w:r w:rsidR="00E42489" w:rsidRPr="00525C30">
        <w:rPr>
          <w:rFonts w:ascii="Arial" w:hAnsi="Arial" w:cs="Arial"/>
          <w:b/>
          <w:bCs/>
          <w:i/>
          <w:iCs/>
          <w:sz w:val="24"/>
          <w:szCs w:val="24"/>
        </w:rPr>
        <w:t>Emissão do ingresso</w:t>
      </w:r>
      <w:r w:rsidR="00E42489">
        <w:rPr>
          <w:rFonts w:ascii="Arial" w:hAnsi="Arial" w:cs="Arial"/>
          <w:b/>
          <w:bCs/>
          <w:sz w:val="24"/>
          <w:szCs w:val="24"/>
        </w:rPr>
        <w:t xml:space="preserve"> </w:t>
      </w:r>
      <w:r w:rsidR="002A7C84" w:rsidRPr="002A7C84">
        <w:rPr>
          <w:rFonts w:ascii="Arial" w:hAnsi="Arial" w:cs="Arial"/>
          <w:b/>
          <w:bCs/>
          <w:sz w:val="24"/>
          <w:szCs w:val="24"/>
        </w:rPr>
        <w:t>–</w:t>
      </w:r>
      <w:r w:rsidRPr="00B07356">
        <w:rPr>
          <w:rFonts w:ascii="Arial" w:hAnsi="Arial" w:cs="Arial"/>
          <w:b/>
          <w:bCs/>
          <w:sz w:val="24"/>
          <w:szCs w:val="24"/>
        </w:rPr>
        <w:t xml:space="preserve"> </w:t>
      </w:r>
      <w:r w:rsidR="003840F0" w:rsidRPr="003840F0">
        <w:rPr>
          <w:rFonts w:ascii="Arial" w:hAnsi="Arial" w:cs="Arial"/>
          <w:sz w:val="24"/>
          <w:szCs w:val="24"/>
        </w:rPr>
        <w:t xml:space="preserve">O sistema deve garantir que o QR </w:t>
      </w:r>
      <w:proofErr w:type="spellStart"/>
      <w:r w:rsidR="003840F0" w:rsidRPr="003840F0">
        <w:rPr>
          <w:rFonts w:ascii="Arial" w:hAnsi="Arial" w:cs="Arial"/>
          <w:sz w:val="24"/>
          <w:szCs w:val="24"/>
        </w:rPr>
        <w:t>Code</w:t>
      </w:r>
      <w:proofErr w:type="spellEnd"/>
      <w:r w:rsidR="003840F0" w:rsidRPr="003840F0">
        <w:rPr>
          <w:rFonts w:ascii="Arial" w:hAnsi="Arial" w:cs="Arial"/>
          <w:sz w:val="24"/>
          <w:szCs w:val="24"/>
        </w:rPr>
        <w:t xml:space="preserve"> do ingresso seja emitido</w:t>
      </w:r>
      <w:r w:rsidR="003840F0">
        <w:rPr>
          <w:rFonts w:ascii="Arial" w:hAnsi="Arial" w:cs="Arial"/>
          <w:sz w:val="24"/>
          <w:szCs w:val="24"/>
        </w:rPr>
        <w:t xml:space="preserve"> </w:t>
      </w:r>
      <w:r w:rsidR="003840F0" w:rsidRPr="003840F0">
        <w:rPr>
          <w:rFonts w:ascii="Arial" w:hAnsi="Arial" w:cs="Arial"/>
          <w:sz w:val="24"/>
          <w:szCs w:val="24"/>
        </w:rPr>
        <w:t>em até 3s após a confirmação do pagamento.</w:t>
      </w:r>
    </w:p>
    <w:p w14:paraId="151B4C00" w14:textId="77777777" w:rsidR="008D3F1E" w:rsidRDefault="008D3F1E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06E8B6A2" w14:textId="39D0A7B1" w:rsidR="00B07356" w:rsidRDefault="00B07356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525C30">
        <w:rPr>
          <w:rFonts w:ascii="Arial" w:hAnsi="Arial" w:cs="Arial"/>
          <w:b/>
          <w:bCs/>
          <w:i/>
          <w:iCs/>
          <w:sz w:val="24"/>
          <w:szCs w:val="24"/>
        </w:rPr>
        <w:t xml:space="preserve">RNF002 </w:t>
      </w:r>
      <w:r w:rsidR="000C3253" w:rsidRPr="00525C30">
        <w:rPr>
          <w:rFonts w:ascii="Arial" w:hAnsi="Arial" w:cs="Arial"/>
          <w:b/>
          <w:bCs/>
          <w:i/>
          <w:iCs/>
          <w:sz w:val="24"/>
          <w:szCs w:val="24"/>
        </w:rPr>
        <w:t>Confirmação do pagamento</w:t>
      </w:r>
      <w:r w:rsidR="000C3253">
        <w:rPr>
          <w:rFonts w:ascii="Arial" w:hAnsi="Arial" w:cs="Arial"/>
          <w:b/>
          <w:bCs/>
          <w:sz w:val="24"/>
          <w:szCs w:val="24"/>
        </w:rPr>
        <w:t xml:space="preserve"> </w:t>
      </w:r>
      <w:r w:rsidR="002A7C84" w:rsidRPr="002A7C84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100FA4">
        <w:rPr>
          <w:rFonts w:ascii="Arial" w:hAnsi="Arial" w:cs="Arial"/>
          <w:sz w:val="24"/>
          <w:szCs w:val="24"/>
        </w:rPr>
        <w:t>O sistema deve garantir que a confirmação do pagamento (seja</w:t>
      </w:r>
      <w:r>
        <w:rPr>
          <w:rFonts w:ascii="Arial" w:hAnsi="Arial" w:cs="Arial"/>
          <w:sz w:val="24"/>
          <w:szCs w:val="24"/>
        </w:rPr>
        <w:t xml:space="preserve"> </w:t>
      </w:r>
      <w:r w:rsidRPr="00100FA4">
        <w:rPr>
          <w:rFonts w:ascii="Arial" w:hAnsi="Arial" w:cs="Arial"/>
          <w:sz w:val="24"/>
          <w:szCs w:val="24"/>
        </w:rPr>
        <w:t>PIX ou cartão de</w:t>
      </w:r>
      <w:r>
        <w:rPr>
          <w:rFonts w:ascii="Arial" w:hAnsi="Arial" w:cs="Arial"/>
          <w:sz w:val="24"/>
          <w:szCs w:val="24"/>
        </w:rPr>
        <w:t xml:space="preserve"> </w:t>
      </w:r>
      <w:r w:rsidRPr="00100FA4">
        <w:rPr>
          <w:rFonts w:ascii="Arial" w:hAnsi="Arial" w:cs="Arial"/>
          <w:sz w:val="24"/>
          <w:szCs w:val="24"/>
        </w:rPr>
        <w:t>crédito) e finalização da compra sejam feitos em até 1m</w:t>
      </w:r>
      <w:r>
        <w:rPr>
          <w:rFonts w:ascii="Arial" w:hAnsi="Arial" w:cs="Arial"/>
          <w:sz w:val="24"/>
          <w:szCs w:val="24"/>
        </w:rPr>
        <w:t xml:space="preserve"> </w:t>
      </w:r>
      <w:r w:rsidRPr="00100FA4">
        <w:rPr>
          <w:rFonts w:ascii="Arial" w:hAnsi="Arial" w:cs="Arial"/>
          <w:sz w:val="24"/>
          <w:szCs w:val="24"/>
        </w:rPr>
        <w:t>após o cliente preencher todos os dados.</w:t>
      </w:r>
    </w:p>
    <w:p w14:paraId="177A4AFF" w14:textId="77777777" w:rsidR="00B07356" w:rsidRDefault="00B07356" w:rsidP="008D3F1E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0E64749E" w14:textId="4E6D4DE4" w:rsidR="00A42D85" w:rsidRDefault="00B07356" w:rsidP="008D3F1E">
      <w:pPr>
        <w:pStyle w:val="PargrafodaLista"/>
        <w:numPr>
          <w:ilvl w:val="0"/>
          <w:numId w:val="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525C30">
        <w:rPr>
          <w:rFonts w:ascii="Arial" w:hAnsi="Arial" w:cs="Arial"/>
          <w:b/>
          <w:bCs/>
          <w:i/>
          <w:iCs/>
          <w:sz w:val="24"/>
          <w:szCs w:val="24"/>
        </w:rPr>
        <w:t xml:space="preserve">RNF003 </w:t>
      </w:r>
      <w:r w:rsidR="000C3253" w:rsidRPr="00525C30">
        <w:rPr>
          <w:rFonts w:ascii="Arial" w:hAnsi="Arial" w:cs="Arial"/>
          <w:b/>
          <w:bCs/>
          <w:i/>
          <w:iCs/>
          <w:sz w:val="24"/>
          <w:szCs w:val="24"/>
        </w:rPr>
        <w:t>Tráfego</w:t>
      </w:r>
      <w:r w:rsidR="000C3253">
        <w:rPr>
          <w:rFonts w:ascii="Arial" w:hAnsi="Arial" w:cs="Arial"/>
          <w:b/>
          <w:bCs/>
          <w:sz w:val="24"/>
          <w:szCs w:val="24"/>
        </w:rPr>
        <w:t xml:space="preserve"> </w:t>
      </w:r>
      <w:r w:rsidR="002A7C84" w:rsidRPr="002A7C84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A42D85" w:rsidRPr="00CD2D57">
        <w:rPr>
          <w:rFonts w:ascii="Arial" w:hAnsi="Arial" w:cs="Arial"/>
          <w:sz w:val="24"/>
          <w:szCs w:val="24"/>
        </w:rPr>
        <w:t>O sistema deve garantir que consiga suportar um tráfego de</w:t>
      </w:r>
      <w:r w:rsidR="00A42D85">
        <w:rPr>
          <w:rFonts w:ascii="Arial" w:hAnsi="Arial" w:cs="Arial"/>
          <w:sz w:val="24"/>
          <w:szCs w:val="24"/>
        </w:rPr>
        <w:t xml:space="preserve"> 1</w:t>
      </w:r>
      <w:r w:rsidR="00A42D85" w:rsidRPr="00CD2D57">
        <w:rPr>
          <w:rFonts w:ascii="Arial" w:hAnsi="Arial" w:cs="Arial"/>
          <w:sz w:val="24"/>
          <w:szCs w:val="24"/>
        </w:rPr>
        <w:t>0.000 acessos simultâneos</w:t>
      </w:r>
      <w:r w:rsidR="00A42D85">
        <w:rPr>
          <w:rFonts w:ascii="Arial" w:hAnsi="Arial" w:cs="Arial"/>
          <w:sz w:val="24"/>
          <w:szCs w:val="24"/>
        </w:rPr>
        <w:t>.</w:t>
      </w:r>
    </w:p>
    <w:p w14:paraId="72C0E1E6" w14:textId="77777777" w:rsidR="00B07356" w:rsidRPr="00B07356" w:rsidRDefault="00B07356" w:rsidP="00B07356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24D3C579" w14:textId="58B08221" w:rsidR="00525C30" w:rsidRPr="00904751" w:rsidRDefault="00B07356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1" w:name="_Toc230876522"/>
      <w:r w:rsidRPr="00904751">
        <w:rPr>
          <w:rFonts w:ascii="Arial" w:hAnsi="Arial" w:cs="Arial"/>
          <w:b/>
          <w:bCs/>
          <w:sz w:val="28"/>
          <w:szCs w:val="28"/>
        </w:rPr>
        <w:t>Segurança</w:t>
      </w:r>
      <w:bookmarkEnd w:id="11"/>
    </w:p>
    <w:p w14:paraId="30E1DC4A" w14:textId="77777777" w:rsidR="00DF1290" w:rsidRPr="00525C30" w:rsidRDefault="00DF1290" w:rsidP="00DF1290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3508FFB3" w14:textId="5CFF0804" w:rsidR="003840F0" w:rsidRPr="00CF60EF" w:rsidRDefault="00B07356" w:rsidP="00CF60EF">
      <w:pPr>
        <w:pStyle w:val="PargrafodaLista"/>
        <w:numPr>
          <w:ilvl w:val="0"/>
          <w:numId w:val="11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>RNF00</w:t>
      </w:r>
      <w:r w:rsidR="002A7C84" w:rsidRPr="00CF60EF">
        <w:rPr>
          <w:rFonts w:ascii="Arial" w:hAnsi="Arial" w:cs="Arial"/>
          <w:b/>
          <w:bCs/>
          <w:i/>
          <w:iCs/>
          <w:sz w:val="24"/>
          <w:szCs w:val="24"/>
        </w:rPr>
        <w:t>4</w:t>
      </w: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E42489" w:rsidRPr="00CF60EF">
        <w:rPr>
          <w:rFonts w:ascii="Arial" w:hAnsi="Arial" w:cs="Arial"/>
          <w:b/>
          <w:bCs/>
          <w:i/>
          <w:iCs/>
          <w:sz w:val="24"/>
          <w:szCs w:val="24"/>
        </w:rPr>
        <w:t>Segurança das senhas</w:t>
      </w:r>
      <w:r w:rsidR="00E42489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="002A7C84" w:rsidRPr="00CF60EF">
        <w:rPr>
          <w:rFonts w:ascii="Arial" w:hAnsi="Arial" w:cs="Arial"/>
          <w:b/>
          <w:bCs/>
          <w:sz w:val="24"/>
          <w:szCs w:val="24"/>
        </w:rPr>
        <w:t>–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="003840F0" w:rsidRPr="00CF60EF">
        <w:rPr>
          <w:rFonts w:ascii="Arial" w:hAnsi="Arial" w:cs="Arial"/>
          <w:sz w:val="24"/>
          <w:szCs w:val="24"/>
        </w:rPr>
        <w:t xml:space="preserve">O sistema deve garantir que sejam salvos no banco de dados </w:t>
      </w:r>
      <w:proofErr w:type="spellStart"/>
      <w:r w:rsidR="003840F0" w:rsidRPr="00CF60EF">
        <w:rPr>
          <w:rFonts w:ascii="Arial" w:hAnsi="Arial" w:cs="Arial"/>
          <w:sz w:val="24"/>
          <w:szCs w:val="24"/>
        </w:rPr>
        <w:t>hashes</w:t>
      </w:r>
      <w:proofErr w:type="spellEnd"/>
      <w:r w:rsidR="003840F0" w:rsidRPr="00CF60EF">
        <w:rPr>
          <w:rFonts w:ascii="Arial" w:hAnsi="Arial" w:cs="Arial"/>
          <w:sz w:val="24"/>
          <w:szCs w:val="24"/>
        </w:rPr>
        <w:t xml:space="preserve"> das senhas, para evitar que fiquem expostas e possam ser vistas por pessoas não autorizadas.</w:t>
      </w:r>
    </w:p>
    <w:p w14:paraId="64D384A9" w14:textId="77777777" w:rsidR="00A42D85" w:rsidRDefault="00A42D85" w:rsidP="00CF60EF">
      <w:pPr>
        <w:pStyle w:val="PargrafodaLista"/>
        <w:spacing w:line="360" w:lineRule="auto"/>
        <w:ind w:left="2844"/>
        <w:jc w:val="both"/>
        <w:rPr>
          <w:rFonts w:ascii="Arial" w:hAnsi="Arial" w:cs="Arial"/>
          <w:sz w:val="24"/>
          <w:szCs w:val="24"/>
        </w:rPr>
      </w:pPr>
    </w:p>
    <w:p w14:paraId="7586FA28" w14:textId="28C2E112" w:rsidR="00A42D85" w:rsidRPr="00CF60EF" w:rsidRDefault="00A42D85" w:rsidP="00CF60EF">
      <w:pPr>
        <w:pStyle w:val="PargrafodaLista"/>
        <w:numPr>
          <w:ilvl w:val="0"/>
          <w:numId w:val="10"/>
        </w:numPr>
        <w:spacing w:line="360" w:lineRule="auto"/>
        <w:ind w:left="1776"/>
        <w:jc w:val="both"/>
        <w:rPr>
          <w:rFonts w:ascii="Arial" w:hAnsi="Arial" w:cs="Arial"/>
          <w:b/>
          <w:bCs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>RNF00</w:t>
      </w:r>
      <w:r w:rsidR="002A7C84" w:rsidRPr="00CF60EF">
        <w:rPr>
          <w:rFonts w:ascii="Arial" w:hAnsi="Arial" w:cs="Arial"/>
          <w:b/>
          <w:bCs/>
          <w:i/>
          <w:iCs/>
          <w:sz w:val="24"/>
          <w:szCs w:val="24"/>
        </w:rPr>
        <w:t>5</w:t>
      </w: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Segurança dos dados sensíveis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="002A7C84" w:rsidRPr="00CF60EF">
        <w:rPr>
          <w:rFonts w:ascii="Arial" w:hAnsi="Arial" w:cs="Arial"/>
          <w:b/>
          <w:bCs/>
          <w:sz w:val="24"/>
          <w:szCs w:val="24"/>
        </w:rPr>
        <w:t>–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O sistema deve garantir que os dados de pagamento sejam tokenizados, substituindo informações sensíveis por códigos seguros para aumentar a proteção e a privacidade dos usuários.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A41606A" w14:textId="77777777" w:rsidR="00A42D85" w:rsidRDefault="00A42D85" w:rsidP="00CF60EF">
      <w:pPr>
        <w:pStyle w:val="PargrafodaLista"/>
        <w:spacing w:line="360" w:lineRule="auto"/>
        <w:ind w:left="2844"/>
        <w:jc w:val="both"/>
        <w:rPr>
          <w:rFonts w:ascii="Arial" w:hAnsi="Arial" w:cs="Arial"/>
          <w:b/>
          <w:bCs/>
          <w:sz w:val="24"/>
          <w:szCs w:val="24"/>
        </w:rPr>
      </w:pPr>
    </w:p>
    <w:p w14:paraId="463A1B73" w14:textId="30B797DF" w:rsidR="00A42D85" w:rsidRPr="00CF60EF" w:rsidRDefault="00A42D85" w:rsidP="00CF60EF">
      <w:pPr>
        <w:pStyle w:val="PargrafodaLista"/>
        <w:numPr>
          <w:ilvl w:val="0"/>
          <w:numId w:val="9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RNF0</w:t>
      </w:r>
      <w:r w:rsidR="002A7C84" w:rsidRPr="00CF60EF">
        <w:rPr>
          <w:rFonts w:ascii="Arial" w:hAnsi="Arial" w:cs="Arial"/>
          <w:b/>
          <w:bCs/>
          <w:i/>
          <w:iCs/>
          <w:sz w:val="24"/>
          <w:szCs w:val="24"/>
        </w:rPr>
        <w:t>06</w:t>
      </w: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Inatividade da sessão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="002A7C84" w:rsidRPr="00CF60EF">
        <w:rPr>
          <w:rFonts w:ascii="Arial" w:hAnsi="Arial" w:cs="Arial"/>
          <w:b/>
          <w:bCs/>
          <w:sz w:val="24"/>
          <w:szCs w:val="24"/>
        </w:rPr>
        <w:t>–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O sistema deve garantir que a sessão autenticada expire após 5 minutos de inatividade do usuário.</w:t>
      </w:r>
    </w:p>
    <w:p w14:paraId="7478A51B" w14:textId="77777777" w:rsidR="00A42D85" w:rsidRDefault="00A42D85" w:rsidP="00CF60EF">
      <w:pPr>
        <w:pStyle w:val="PargrafodaLista"/>
        <w:spacing w:line="360" w:lineRule="auto"/>
        <w:ind w:left="2844"/>
        <w:jc w:val="both"/>
        <w:rPr>
          <w:rFonts w:ascii="Arial" w:hAnsi="Arial" w:cs="Arial"/>
          <w:sz w:val="24"/>
          <w:szCs w:val="24"/>
        </w:rPr>
      </w:pPr>
    </w:p>
    <w:p w14:paraId="0A1ADC83" w14:textId="02256D3B" w:rsidR="004A487E" w:rsidRPr="004A487E" w:rsidRDefault="00A42D85" w:rsidP="004A487E">
      <w:pPr>
        <w:pStyle w:val="PargrafodaLista"/>
        <w:numPr>
          <w:ilvl w:val="0"/>
          <w:numId w:val="8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>RNF0</w:t>
      </w:r>
      <w:r w:rsidR="002A7C84" w:rsidRPr="00CF60EF">
        <w:rPr>
          <w:rFonts w:ascii="Arial" w:hAnsi="Arial" w:cs="Arial"/>
          <w:b/>
          <w:bCs/>
          <w:i/>
          <w:iCs/>
          <w:sz w:val="24"/>
          <w:szCs w:val="24"/>
        </w:rPr>
        <w:t>07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 Duração da sessão</w:t>
      </w:r>
      <w:r w:rsidR="00525C30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="002A7C84" w:rsidRPr="00CF60EF">
        <w:rPr>
          <w:rFonts w:ascii="Arial" w:hAnsi="Arial" w:cs="Arial"/>
          <w:b/>
          <w:bCs/>
          <w:sz w:val="24"/>
          <w:szCs w:val="24"/>
        </w:rPr>
        <w:t>–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O sistema deve garantir que tokens de autenticação tenham validade máxima de 30 minutos.</w:t>
      </w:r>
    </w:p>
    <w:p w14:paraId="36EEAB84" w14:textId="67BCF3A9" w:rsidR="002A7C84" w:rsidRPr="00904751" w:rsidRDefault="008D3F1E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r w:rsidRPr="00904751">
        <w:rPr>
          <w:rFonts w:ascii="Arial" w:hAnsi="Arial" w:cs="Arial"/>
          <w:b/>
          <w:bCs/>
          <w:sz w:val="28"/>
          <w:szCs w:val="28"/>
        </w:rPr>
        <w:t xml:space="preserve"> </w:t>
      </w:r>
      <w:bookmarkStart w:id="12" w:name="_Toc230876523"/>
      <w:r w:rsidR="002A7C84" w:rsidRPr="00904751">
        <w:rPr>
          <w:rFonts w:ascii="Arial" w:hAnsi="Arial" w:cs="Arial"/>
          <w:b/>
          <w:bCs/>
          <w:sz w:val="28"/>
          <w:szCs w:val="28"/>
        </w:rPr>
        <w:t>Usabilidade</w:t>
      </w:r>
      <w:bookmarkEnd w:id="12"/>
    </w:p>
    <w:p w14:paraId="45D5FA52" w14:textId="77777777" w:rsidR="00DF1290" w:rsidRPr="002A7C84" w:rsidRDefault="00DF1290" w:rsidP="00DF1290">
      <w:pPr>
        <w:pStyle w:val="PargrafodaLista"/>
        <w:spacing w:line="120" w:lineRule="auto"/>
        <w:ind w:left="1786"/>
        <w:jc w:val="both"/>
        <w:rPr>
          <w:rFonts w:ascii="Arial" w:hAnsi="Arial" w:cs="Arial"/>
          <w:sz w:val="24"/>
          <w:szCs w:val="24"/>
        </w:rPr>
      </w:pPr>
    </w:p>
    <w:p w14:paraId="57B82443" w14:textId="5FA73CF0" w:rsidR="002A7C84" w:rsidRPr="00CF60EF" w:rsidRDefault="002A7C84" w:rsidP="00CF60EF">
      <w:pPr>
        <w:pStyle w:val="PargrafodaLista"/>
        <w:numPr>
          <w:ilvl w:val="0"/>
          <w:numId w:val="8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RNF008 </w:t>
      </w:r>
      <w:r w:rsidR="00E42489" w:rsidRPr="00CF60EF">
        <w:rPr>
          <w:rFonts w:ascii="Arial" w:hAnsi="Arial" w:cs="Arial"/>
          <w:b/>
          <w:bCs/>
          <w:i/>
          <w:iCs/>
          <w:sz w:val="24"/>
          <w:szCs w:val="24"/>
        </w:rPr>
        <w:t>Responsividade</w:t>
      </w:r>
      <w:r w:rsidR="00E42489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– </w:t>
      </w:r>
      <w:r w:rsidR="003840F0" w:rsidRPr="00CF60EF">
        <w:rPr>
          <w:rFonts w:ascii="Arial" w:hAnsi="Arial" w:cs="Arial"/>
          <w:sz w:val="24"/>
          <w:szCs w:val="24"/>
        </w:rPr>
        <w:t>O sistema deve garantir que a interface do sistema seja responsiva e se adeque a diferentes tamanhos de telas.</w:t>
      </w:r>
    </w:p>
    <w:p w14:paraId="0AC01C35" w14:textId="77777777" w:rsidR="002A7C84" w:rsidRDefault="002A7C84" w:rsidP="00CF60EF">
      <w:pPr>
        <w:pStyle w:val="PargrafodaLista"/>
        <w:spacing w:line="360" w:lineRule="auto"/>
        <w:ind w:left="2844"/>
        <w:jc w:val="both"/>
        <w:rPr>
          <w:rFonts w:ascii="Arial" w:hAnsi="Arial" w:cs="Arial"/>
          <w:sz w:val="24"/>
          <w:szCs w:val="24"/>
        </w:rPr>
      </w:pPr>
    </w:p>
    <w:p w14:paraId="791AEA1F" w14:textId="77777777" w:rsidR="00CF60EF" w:rsidRDefault="002A7C84" w:rsidP="00CF60EF">
      <w:pPr>
        <w:pStyle w:val="PargrafodaLista"/>
        <w:numPr>
          <w:ilvl w:val="0"/>
          <w:numId w:val="8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RNF009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Resposta às falhas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– </w:t>
      </w:r>
      <w:r w:rsidR="00100FA4" w:rsidRPr="00CF60EF">
        <w:rPr>
          <w:rFonts w:ascii="Arial" w:hAnsi="Arial" w:cs="Arial"/>
          <w:sz w:val="24"/>
          <w:szCs w:val="24"/>
        </w:rPr>
        <w:t>O sistema deve garantir que em caso de falha técnica, seja disponibilizado uma página de erro informando a indisponibilidade do sistema.</w:t>
      </w:r>
    </w:p>
    <w:p w14:paraId="1894958F" w14:textId="77777777" w:rsidR="00CF60EF" w:rsidRPr="00CF60EF" w:rsidRDefault="00CF60EF" w:rsidP="00CF60EF">
      <w:pPr>
        <w:pStyle w:val="PargrafodaLista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D2AE8C3" w14:textId="5A5A6CD8" w:rsidR="00603DA8" w:rsidRPr="00603DA8" w:rsidRDefault="002A7C84" w:rsidP="00603DA8">
      <w:pPr>
        <w:pStyle w:val="PargrafodaLista"/>
        <w:numPr>
          <w:ilvl w:val="0"/>
          <w:numId w:val="8"/>
        </w:numPr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RNF010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Resposta à falha no formulário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– </w:t>
      </w:r>
      <w:r w:rsidR="00100FA4" w:rsidRPr="00CF60EF">
        <w:rPr>
          <w:rFonts w:ascii="Arial" w:hAnsi="Arial" w:cs="Arial"/>
          <w:sz w:val="24"/>
          <w:szCs w:val="24"/>
        </w:rPr>
        <w:t>O sistema deve garantir que em caso de falha no envio do formulário de compra, o usuário seja orientado a contatar o suporte, por meio de uma mensagem na tela.</w:t>
      </w:r>
    </w:p>
    <w:p w14:paraId="57DF7262" w14:textId="77777777" w:rsidR="00CD2D57" w:rsidRDefault="00CD2D57" w:rsidP="00100FA4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17582370" w14:textId="70564D03" w:rsidR="008D3F1E" w:rsidRPr="00904751" w:rsidRDefault="003C3526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3" w:name="_Toc230876524"/>
      <w:r w:rsidRPr="00904751">
        <w:rPr>
          <w:rFonts w:ascii="Arial" w:hAnsi="Arial" w:cs="Arial"/>
          <w:b/>
          <w:bCs/>
          <w:sz w:val="28"/>
          <w:szCs w:val="28"/>
        </w:rPr>
        <w:t>Disponibilidade e Confiabilidade</w:t>
      </w:r>
      <w:bookmarkEnd w:id="13"/>
    </w:p>
    <w:p w14:paraId="2F3BCA9F" w14:textId="77777777" w:rsidR="008D3F1E" w:rsidRDefault="008D3F1E" w:rsidP="008D3F1E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686BB4A6" w14:textId="0A1A35C6" w:rsidR="008D3F1E" w:rsidRPr="00CF60EF" w:rsidRDefault="003C3526" w:rsidP="00CF60EF">
      <w:pPr>
        <w:pStyle w:val="PargrafodaLista"/>
        <w:numPr>
          <w:ilvl w:val="0"/>
          <w:numId w:val="12"/>
        </w:numPr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RNF011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Disponibilidade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– </w:t>
      </w:r>
      <w:r w:rsidR="00A42D85" w:rsidRPr="00CF60EF">
        <w:rPr>
          <w:rFonts w:ascii="Arial" w:hAnsi="Arial" w:cs="Arial"/>
          <w:sz w:val="24"/>
          <w:szCs w:val="24"/>
        </w:rPr>
        <w:t xml:space="preserve">O sistema deve garantir que esteja disponível </w:t>
      </w:r>
      <w:r w:rsidR="00784276">
        <w:rPr>
          <w:rFonts w:ascii="Arial" w:hAnsi="Arial" w:cs="Arial"/>
          <w:sz w:val="24"/>
          <w:szCs w:val="24"/>
        </w:rPr>
        <w:t>90</w:t>
      </w:r>
      <w:r w:rsidR="00A42D85" w:rsidRPr="00CF60EF">
        <w:rPr>
          <w:rFonts w:ascii="Arial" w:hAnsi="Arial" w:cs="Arial"/>
          <w:sz w:val="24"/>
          <w:szCs w:val="24"/>
        </w:rPr>
        <w:t>% do mês.</w:t>
      </w:r>
    </w:p>
    <w:p w14:paraId="62498FE6" w14:textId="77777777" w:rsidR="008D3F1E" w:rsidRDefault="008D3F1E" w:rsidP="00CF60EF">
      <w:pPr>
        <w:pStyle w:val="PargrafodaLista"/>
        <w:spacing w:line="360" w:lineRule="auto"/>
        <w:ind w:left="2496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DBDD571" w14:textId="06FE3BD2" w:rsidR="009558B2" w:rsidRPr="00CF60EF" w:rsidRDefault="009558B2" w:rsidP="00CF60EF">
      <w:pPr>
        <w:pStyle w:val="PargrafodaLista"/>
        <w:numPr>
          <w:ilvl w:val="0"/>
          <w:numId w:val="12"/>
        </w:numPr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RNF012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Recuperação pós falhas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CF60EF">
        <w:rPr>
          <w:rFonts w:ascii="Arial" w:hAnsi="Arial" w:cs="Arial"/>
          <w:sz w:val="24"/>
          <w:szCs w:val="24"/>
        </w:rPr>
        <w:t>O sistema deve garantir que, em caso de falha, o estado da compra em andamento seja mantido, evitando a perda de informações já fornecidas pelo usuário.</w:t>
      </w:r>
    </w:p>
    <w:p w14:paraId="0CE016F4" w14:textId="77777777" w:rsidR="009558B2" w:rsidRDefault="009558B2" w:rsidP="00CF60EF">
      <w:pPr>
        <w:pStyle w:val="PargrafodaLista"/>
        <w:spacing w:line="360" w:lineRule="auto"/>
        <w:ind w:left="2136"/>
        <w:jc w:val="both"/>
        <w:rPr>
          <w:rFonts w:ascii="Arial" w:hAnsi="Arial" w:cs="Arial"/>
          <w:sz w:val="24"/>
          <w:szCs w:val="24"/>
        </w:rPr>
      </w:pPr>
    </w:p>
    <w:p w14:paraId="3DFD1F1D" w14:textId="69CEBD3F" w:rsidR="009558B2" w:rsidRPr="00CF60EF" w:rsidRDefault="009558B2" w:rsidP="00CF60EF">
      <w:pPr>
        <w:pStyle w:val="PargrafodaLista"/>
        <w:numPr>
          <w:ilvl w:val="0"/>
          <w:numId w:val="12"/>
        </w:numPr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RNF013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Falha no pagamento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b/>
          <w:bCs/>
          <w:sz w:val="24"/>
          <w:szCs w:val="24"/>
        </w:rPr>
        <w:t>–</w:t>
      </w:r>
      <w:r w:rsidR="00192E86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O sistema deve garantir a integridade dos dados de compra, assegurando que uma transação não seja parcialmente registrada em caso de falha durante o processamento do pagamento.</w:t>
      </w:r>
    </w:p>
    <w:p w14:paraId="1D77D511" w14:textId="77777777" w:rsidR="009558B2" w:rsidRDefault="009558B2" w:rsidP="00CF60EF">
      <w:pPr>
        <w:pStyle w:val="PargrafodaLista"/>
        <w:spacing w:line="360" w:lineRule="auto"/>
        <w:ind w:left="2496"/>
        <w:jc w:val="both"/>
        <w:rPr>
          <w:rFonts w:ascii="Arial" w:hAnsi="Arial" w:cs="Arial"/>
          <w:sz w:val="24"/>
          <w:szCs w:val="24"/>
        </w:rPr>
      </w:pPr>
    </w:p>
    <w:p w14:paraId="7CF29A66" w14:textId="70008F64" w:rsidR="008A108C" w:rsidRPr="00CF60EF" w:rsidRDefault="008A108C" w:rsidP="00CF60EF">
      <w:pPr>
        <w:pStyle w:val="PargrafodaLista"/>
        <w:numPr>
          <w:ilvl w:val="0"/>
          <w:numId w:val="12"/>
        </w:numPr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RNF014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Compras confirmadas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b/>
          <w:bCs/>
          <w:sz w:val="24"/>
          <w:szCs w:val="24"/>
        </w:rPr>
        <w:t>–</w:t>
      </w:r>
      <w:r w:rsidR="00192E86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O sistema deve garantir que os dados de compras confirmadas não sejam perdidos, mesmo em caso de falha do sistema ou interrupção</w:t>
      </w:r>
      <w:r w:rsidR="00CF60EF" w:rsidRPr="00CF60EF">
        <w:rPr>
          <w:rFonts w:ascii="Arial" w:hAnsi="Arial" w:cs="Arial"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inesperada.</w:t>
      </w:r>
    </w:p>
    <w:p w14:paraId="7397F8CA" w14:textId="77777777" w:rsidR="008A108C" w:rsidRDefault="008A108C" w:rsidP="00CF60EF">
      <w:pPr>
        <w:pStyle w:val="PargrafodaLista"/>
        <w:spacing w:line="360" w:lineRule="auto"/>
        <w:ind w:left="2496"/>
        <w:jc w:val="both"/>
        <w:rPr>
          <w:rFonts w:ascii="Arial" w:hAnsi="Arial" w:cs="Arial"/>
          <w:sz w:val="24"/>
          <w:szCs w:val="24"/>
        </w:rPr>
      </w:pPr>
    </w:p>
    <w:p w14:paraId="7843045A" w14:textId="4E318958" w:rsidR="00603DA8" w:rsidRPr="00D72C20" w:rsidRDefault="008A108C" w:rsidP="00D72C20">
      <w:pPr>
        <w:pStyle w:val="PargrafodaLista"/>
        <w:numPr>
          <w:ilvl w:val="0"/>
          <w:numId w:val="12"/>
        </w:numPr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>RNF015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 xml:space="preserve"> Recuperação dos dados</w:t>
      </w:r>
      <w:r w:rsidRPr="00CF60EF">
        <w:rPr>
          <w:rFonts w:ascii="Arial" w:hAnsi="Arial" w:cs="Arial"/>
          <w:b/>
          <w:bCs/>
          <w:sz w:val="24"/>
          <w:szCs w:val="24"/>
        </w:rPr>
        <w:t xml:space="preserve"> –</w:t>
      </w:r>
      <w:r w:rsidR="00192E86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Pr="00CF60EF">
        <w:rPr>
          <w:rFonts w:ascii="Arial" w:hAnsi="Arial" w:cs="Arial"/>
          <w:sz w:val="24"/>
          <w:szCs w:val="24"/>
        </w:rPr>
        <w:t>O sistema deve garantir a recuperação dos dados a partir do último estado consistente após falhas, sem prejuízo às transações concluídas.</w:t>
      </w:r>
    </w:p>
    <w:p w14:paraId="4B13817F" w14:textId="77777777" w:rsidR="00E94362" w:rsidRDefault="00E94362" w:rsidP="008A108C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2650B0F6" w14:textId="2B33B27B" w:rsidR="00CF60EF" w:rsidRPr="00904751" w:rsidRDefault="00C5117F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4" w:name="_Toc230876525"/>
      <w:r w:rsidRPr="00904751">
        <w:rPr>
          <w:rFonts w:ascii="Arial" w:hAnsi="Arial" w:cs="Arial"/>
          <w:b/>
          <w:bCs/>
          <w:sz w:val="28"/>
          <w:szCs w:val="28"/>
        </w:rPr>
        <w:t xml:space="preserve">Restrições </w:t>
      </w:r>
      <w:r w:rsidR="00B94F14" w:rsidRPr="00904751">
        <w:rPr>
          <w:rFonts w:ascii="Arial" w:hAnsi="Arial" w:cs="Arial"/>
          <w:b/>
          <w:bCs/>
          <w:sz w:val="28"/>
          <w:szCs w:val="28"/>
        </w:rPr>
        <w:t>Técnicas</w:t>
      </w:r>
      <w:bookmarkEnd w:id="14"/>
    </w:p>
    <w:p w14:paraId="1C92BAAA" w14:textId="77777777" w:rsidR="00603DA8" w:rsidRDefault="00603DA8" w:rsidP="00603DA8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20E65E6D" w14:textId="66E9F7D5" w:rsidR="00DF1290" w:rsidRPr="00CF60EF" w:rsidRDefault="00B07356" w:rsidP="00CF60EF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F60EF">
        <w:rPr>
          <w:rFonts w:ascii="Arial" w:hAnsi="Arial" w:cs="Arial"/>
          <w:b/>
          <w:bCs/>
          <w:i/>
          <w:iCs/>
          <w:sz w:val="24"/>
          <w:szCs w:val="24"/>
        </w:rPr>
        <w:t>RNF016</w:t>
      </w:r>
      <w:r w:rsidRPr="00CF60EF">
        <w:rPr>
          <w:rFonts w:ascii="Arial" w:hAnsi="Arial" w:cs="Arial"/>
          <w:i/>
          <w:iCs/>
          <w:sz w:val="24"/>
          <w:szCs w:val="24"/>
        </w:rPr>
        <w:t xml:space="preserve"> </w:t>
      </w:r>
      <w:r w:rsidR="000C3253" w:rsidRPr="00CF60EF">
        <w:rPr>
          <w:rFonts w:ascii="Arial" w:hAnsi="Arial" w:cs="Arial"/>
          <w:b/>
          <w:bCs/>
          <w:i/>
          <w:iCs/>
          <w:sz w:val="24"/>
          <w:szCs w:val="24"/>
        </w:rPr>
        <w:t>Restrições de implementação</w:t>
      </w:r>
      <w:r w:rsidR="000C3253" w:rsidRPr="00CF60EF">
        <w:rPr>
          <w:rFonts w:ascii="Arial" w:hAnsi="Arial" w:cs="Arial"/>
          <w:sz w:val="24"/>
          <w:szCs w:val="24"/>
        </w:rPr>
        <w:t xml:space="preserve"> </w:t>
      </w:r>
      <w:r w:rsidR="000C3253" w:rsidRPr="00CF60EF">
        <w:rPr>
          <w:rFonts w:ascii="Arial" w:hAnsi="Arial" w:cs="Arial"/>
          <w:b/>
          <w:bCs/>
          <w:sz w:val="24"/>
          <w:szCs w:val="24"/>
        </w:rPr>
        <w:t>–</w:t>
      </w:r>
      <w:r w:rsidRPr="00CF60EF">
        <w:rPr>
          <w:rFonts w:ascii="Arial" w:hAnsi="Arial" w:cs="Arial"/>
          <w:sz w:val="24"/>
          <w:szCs w:val="24"/>
        </w:rPr>
        <w:t xml:space="preserve"> </w:t>
      </w:r>
      <w:r w:rsidR="00C5117F" w:rsidRPr="00CF60EF">
        <w:rPr>
          <w:rFonts w:ascii="Arial" w:hAnsi="Arial" w:cs="Arial"/>
          <w:sz w:val="24"/>
          <w:szCs w:val="24"/>
        </w:rPr>
        <w:t xml:space="preserve">O sistema deve ser desenvolvido utilizando </w:t>
      </w:r>
      <w:proofErr w:type="spellStart"/>
      <w:r w:rsidR="00C5117F" w:rsidRPr="00CF60EF">
        <w:rPr>
          <w:rFonts w:ascii="Arial" w:hAnsi="Arial" w:cs="Arial"/>
          <w:sz w:val="24"/>
          <w:szCs w:val="24"/>
        </w:rPr>
        <w:t>React</w:t>
      </w:r>
      <w:proofErr w:type="spellEnd"/>
      <w:r w:rsidR="00C5117F" w:rsidRPr="00CF60EF">
        <w:rPr>
          <w:rFonts w:ascii="Arial" w:hAnsi="Arial" w:cs="Arial"/>
          <w:sz w:val="24"/>
          <w:szCs w:val="24"/>
        </w:rPr>
        <w:t xml:space="preserve"> JS com </w:t>
      </w:r>
      <w:proofErr w:type="spellStart"/>
      <w:r w:rsidR="00C5117F" w:rsidRPr="00CF60EF">
        <w:rPr>
          <w:rFonts w:ascii="Arial" w:hAnsi="Arial" w:cs="Arial"/>
          <w:sz w:val="24"/>
          <w:szCs w:val="24"/>
        </w:rPr>
        <w:t>Typescript</w:t>
      </w:r>
      <w:proofErr w:type="spellEnd"/>
      <w:r w:rsidR="00C5117F" w:rsidRPr="00CF60EF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C5117F" w:rsidRPr="00CF60EF">
        <w:rPr>
          <w:rFonts w:ascii="Arial" w:hAnsi="Arial" w:cs="Arial"/>
          <w:sz w:val="24"/>
          <w:szCs w:val="24"/>
        </w:rPr>
        <w:t>Bootstrap</w:t>
      </w:r>
      <w:proofErr w:type="spellEnd"/>
      <w:r w:rsidR="00C5117F" w:rsidRPr="00CF60EF">
        <w:rPr>
          <w:rFonts w:ascii="Arial" w:hAnsi="Arial" w:cs="Arial"/>
          <w:sz w:val="24"/>
          <w:szCs w:val="24"/>
        </w:rPr>
        <w:t xml:space="preserve"> para o front-end.</w:t>
      </w:r>
      <w:r w:rsidR="00CF60EF" w:rsidRPr="00CF60EF">
        <w:rPr>
          <w:rFonts w:ascii="Arial" w:hAnsi="Arial" w:cs="Arial"/>
          <w:b/>
          <w:bCs/>
          <w:sz w:val="24"/>
          <w:szCs w:val="24"/>
        </w:rPr>
        <w:t xml:space="preserve"> </w:t>
      </w:r>
      <w:r w:rsidR="00CF60EF">
        <w:rPr>
          <w:rFonts w:ascii="Arial" w:hAnsi="Arial" w:cs="Arial"/>
          <w:b/>
          <w:bCs/>
          <w:sz w:val="24"/>
          <w:szCs w:val="24"/>
        </w:rPr>
        <w:br/>
      </w:r>
      <w:r w:rsidR="00E94362" w:rsidRPr="00CF60EF">
        <w:rPr>
          <w:rFonts w:ascii="Arial" w:hAnsi="Arial" w:cs="Arial"/>
          <w:sz w:val="24"/>
          <w:szCs w:val="24"/>
        </w:rPr>
        <w:t>O sistema deve ser desenvolvido utilizando Node.js e o banco de</w:t>
      </w:r>
      <w:r w:rsidR="008D3F1E" w:rsidRPr="00CF60EF">
        <w:rPr>
          <w:rFonts w:ascii="Arial" w:hAnsi="Arial" w:cs="Arial"/>
          <w:sz w:val="24"/>
          <w:szCs w:val="24"/>
        </w:rPr>
        <w:t xml:space="preserve"> </w:t>
      </w:r>
      <w:r w:rsidR="00E94362" w:rsidRPr="00CF60EF">
        <w:rPr>
          <w:rFonts w:ascii="Arial" w:hAnsi="Arial" w:cs="Arial"/>
          <w:sz w:val="24"/>
          <w:szCs w:val="24"/>
        </w:rPr>
        <w:t xml:space="preserve">dados </w:t>
      </w:r>
      <w:proofErr w:type="spellStart"/>
      <w:r w:rsidR="00E94362" w:rsidRPr="00CF60EF">
        <w:rPr>
          <w:rFonts w:ascii="Arial" w:hAnsi="Arial" w:cs="Arial"/>
          <w:sz w:val="24"/>
          <w:szCs w:val="24"/>
        </w:rPr>
        <w:t>PostgreeSQL</w:t>
      </w:r>
      <w:proofErr w:type="spellEnd"/>
      <w:r w:rsidR="00E94362" w:rsidRPr="00CF60EF">
        <w:rPr>
          <w:rFonts w:ascii="Arial" w:hAnsi="Arial" w:cs="Arial"/>
          <w:sz w:val="24"/>
          <w:szCs w:val="24"/>
        </w:rPr>
        <w:t xml:space="preserve"> para o </w:t>
      </w:r>
      <w:proofErr w:type="spellStart"/>
      <w:r w:rsidR="00E94362" w:rsidRPr="00CF60EF">
        <w:rPr>
          <w:rFonts w:ascii="Arial" w:hAnsi="Arial" w:cs="Arial"/>
          <w:sz w:val="24"/>
          <w:szCs w:val="24"/>
        </w:rPr>
        <w:t>backend</w:t>
      </w:r>
      <w:proofErr w:type="spellEnd"/>
      <w:r w:rsidR="00F52B4F" w:rsidRPr="00CF60EF">
        <w:rPr>
          <w:rFonts w:ascii="Arial" w:hAnsi="Arial" w:cs="Arial"/>
          <w:sz w:val="24"/>
          <w:szCs w:val="24"/>
        </w:rPr>
        <w:t>.</w:t>
      </w:r>
    </w:p>
    <w:p w14:paraId="50F51E05" w14:textId="77777777" w:rsidR="00DF1290" w:rsidRDefault="00DF1290" w:rsidP="00DF1290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671940D7" w14:textId="4CF59A86" w:rsidR="008D3F1E" w:rsidRPr="00904751" w:rsidRDefault="00DF1290" w:rsidP="004A487E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2"/>
          <w:szCs w:val="32"/>
        </w:rPr>
      </w:pPr>
      <w:r w:rsidRPr="00904751">
        <w:rPr>
          <w:rFonts w:ascii="Arial" w:hAnsi="Arial" w:cs="Arial"/>
          <w:b/>
          <w:bCs/>
          <w:sz w:val="32"/>
          <w:szCs w:val="32"/>
        </w:rPr>
        <w:t xml:space="preserve"> </w:t>
      </w:r>
      <w:bookmarkStart w:id="15" w:name="_Toc230876526"/>
      <w:r w:rsidR="00F52B4F" w:rsidRPr="004A487E">
        <w:rPr>
          <w:rFonts w:ascii="Arial" w:hAnsi="Arial" w:cs="Arial"/>
          <w:b/>
          <w:bCs/>
          <w:sz w:val="36"/>
          <w:szCs w:val="36"/>
        </w:rPr>
        <w:t>Regras de Negócio</w:t>
      </w:r>
      <w:bookmarkEnd w:id="15"/>
    </w:p>
    <w:p w14:paraId="0068CF2E" w14:textId="77777777" w:rsidR="008D3F1E" w:rsidRPr="008D3F1E" w:rsidRDefault="008D3F1E" w:rsidP="008D3F1E">
      <w:pPr>
        <w:pStyle w:val="PargrafodaLista"/>
        <w:spacing w:line="120" w:lineRule="auto"/>
        <w:ind w:left="1429"/>
        <w:jc w:val="both"/>
        <w:rPr>
          <w:rFonts w:ascii="Arial" w:hAnsi="Arial" w:cs="Arial"/>
          <w:b/>
          <w:bCs/>
          <w:sz w:val="28"/>
          <w:szCs w:val="28"/>
        </w:rPr>
      </w:pPr>
    </w:p>
    <w:p w14:paraId="58B1CB0B" w14:textId="37C74056" w:rsidR="008D3F1E" w:rsidRPr="00904751" w:rsidRDefault="009F7463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6" w:name="_Toc230876527"/>
      <w:r w:rsidRPr="00904751">
        <w:rPr>
          <w:rFonts w:ascii="Arial" w:hAnsi="Arial" w:cs="Arial"/>
          <w:b/>
          <w:bCs/>
          <w:sz w:val="28"/>
          <w:szCs w:val="28"/>
        </w:rPr>
        <w:t>Regras de Avaliação</w:t>
      </w:r>
      <w:bookmarkEnd w:id="16"/>
    </w:p>
    <w:p w14:paraId="505B0F18" w14:textId="77777777" w:rsidR="008D3F1E" w:rsidRPr="008D3F1E" w:rsidRDefault="008D3F1E" w:rsidP="008D3F1E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004465F9" w14:textId="77777777" w:rsidR="008D3F1E" w:rsidRPr="008D3F1E" w:rsidRDefault="009F7463" w:rsidP="008D3F1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D3F1E">
        <w:rPr>
          <w:rFonts w:ascii="Arial" w:hAnsi="Arial" w:cs="Arial"/>
          <w:b/>
          <w:bCs/>
          <w:i/>
          <w:iCs/>
          <w:sz w:val="24"/>
          <w:szCs w:val="24"/>
        </w:rPr>
        <w:t>RN001</w:t>
      </w:r>
      <w:r w:rsidR="008D3F1E" w:rsidRPr="008D3F1E">
        <w:rPr>
          <w:rFonts w:ascii="Arial" w:hAnsi="Arial" w:cs="Arial"/>
          <w:b/>
          <w:bCs/>
          <w:i/>
          <w:iCs/>
          <w:sz w:val="24"/>
          <w:szCs w:val="24"/>
        </w:rPr>
        <w:t xml:space="preserve"> Avaliação </w:t>
      </w:r>
      <w:r w:rsidRPr="008D3F1E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8D3F1E">
        <w:rPr>
          <w:rFonts w:ascii="Arial" w:hAnsi="Arial" w:cs="Arial"/>
          <w:sz w:val="24"/>
          <w:szCs w:val="24"/>
        </w:rPr>
        <w:t>Cada e-mail cadastrado pode realizar apenas uma avaliação por filme.</w:t>
      </w:r>
    </w:p>
    <w:p w14:paraId="75A403CE" w14:textId="00D82D09" w:rsidR="009F7463" w:rsidRPr="008D3F1E" w:rsidRDefault="009F7463" w:rsidP="008D3F1E">
      <w:pPr>
        <w:pStyle w:val="PargrafodaLista"/>
        <w:spacing w:line="360" w:lineRule="auto"/>
        <w:ind w:left="2148"/>
        <w:jc w:val="both"/>
        <w:rPr>
          <w:rFonts w:ascii="Arial" w:hAnsi="Arial" w:cs="Arial"/>
          <w:b/>
          <w:bCs/>
          <w:sz w:val="24"/>
          <w:szCs w:val="24"/>
        </w:rPr>
      </w:pPr>
      <w:r w:rsidRPr="008D3F1E">
        <w:rPr>
          <w:rFonts w:ascii="Arial" w:hAnsi="Arial" w:cs="Arial"/>
          <w:i/>
          <w:iCs/>
          <w:sz w:val="24"/>
          <w:szCs w:val="24"/>
        </w:rPr>
        <w:t>Requisitos relacionados: RF004.</w:t>
      </w:r>
    </w:p>
    <w:p w14:paraId="23320043" w14:textId="77777777" w:rsidR="009F7463" w:rsidRDefault="009F7463" w:rsidP="009F7463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823104D" w14:textId="36027606" w:rsidR="009F7463" w:rsidRPr="009F7463" w:rsidRDefault="009F7463" w:rsidP="008D3F1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83128">
        <w:rPr>
          <w:rFonts w:ascii="Arial" w:hAnsi="Arial" w:cs="Arial"/>
          <w:b/>
          <w:bCs/>
          <w:i/>
          <w:iCs/>
          <w:sz w:val="24"/>
          <w:szCs w:val="24"/>
        </w:rPr>
        <w:t>RN002</w:t>
      </w:r>
      <w:r w:rsidRPr="009F7463">
        <w:rPr>
          <w:rFonts w:ascii="Arial" w:hAnsi="Arial" w:cs="Arial"/>
          <w:b/>
          <w:bCs/>
          <w:sz w:val="24"/>
          <w:szCs w:val="24"/>
        </w:rPr>
        <w:t xml:space="preserve"> </w:t>
      </w:r>
      <w:r w:rsidR="008D3F1E" w:rsidRPr="008D3F1E">
        <w:rPr>
          <w:rFonts w:ascii="Arial" w:hAnsi="Arial" w:cs="Arial"/>
          <w:b/>
          <w:bCs/>
          <w:i/>
          <w:iCs/>
          <w:sz w:val="24"/>
          <w:szCs w:val="24"/>
        </w:rPr>
        <w:t>Restrição para avaliação</w:t>
      </w:r>
      <w:r w:rsidR="008D3F1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F7463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9F7463">
        <w:rPr>
          <w:rFonts w:ascii="Arial" w:hAnsi="Arial" w:cs="Arial"/>
          <w:sz w:val="24"/>
          <w:szCs w:val="24"/>
        </w:rPr>
        <w:t>A avaliação só poderá ser realizada caso o cliente possua ingresso comprado para o filme avaliado.</w:t>
      </w:r>
    </w:p>
    <w:p w14:paraId="3165A121" w14:textId="756561ED" w:rsidR="00C5117F" w:rsidRDefault="009F7463" w:rsidP="008D3F1E">
      <w:pPr>
        <w:pStyle w:val="PargrafodaLista"/>
        <w:spacing w:line="360" w:lineRule="auto"/>
        <w:ind w:left="2148"/>
        <w:jc w:val="both"/>
        <w:rPr>
          <w:rFonts w:ascii="Arial" w:hAnsi="Arial" w:cs="Arial"/>
          <w:i/>
          <w:iCs/>
          <w:sz w:val="24"/>
          <w:szCs w:val="24"/>
        </w:rPr>
      </w:pPr>
      <w:r w:rsidRPr="009F7463">
        <w:rPr>
          <w:rFonts w:ascii="Arial" w:hAnsi="Arial" w:cs="Arial"/>
          <w:i/>
          <w:iCs/>
          <w:sz w:val="24"/>
          <w:szCs w:val="24"/>
        </w:rPr>
        <w:t>Requisitos relacionados: RF003, RF004.</w:t>
      </w:r>
    </w:p>
    <w:p w14:paraId="19F46BA8" w14:textId="77777777" w:rsidR="00D83128" w:rsidRDefault="00D83128" w:rsidP="009F7463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7804BB67" w14:textId="0F748829" w:rsidR="00D83128" w:rsidRPr="00D83128" w:rsidRDefault="00D83128" w:rsidP="001D6592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D6592">
        <w:rPr>
          <w:rFonts w:ascii="Arial" w:hAnsi="Arial" w:cs="Arial"/>
          <w:b/>
          <w:bCs/>
          <w:i/>
          <w:iCs/>
          <w:sz w:val="24"/>
          <w:szCs w:val="24"/>
        </w:rPr>
        <w:t>RN</w:t>
      </w:r>
      <w:r w:rsidR="00771108">
        <w:rPr>
          <w:rFonts w:ascii="Arial" w:hAnsi="Arial" w:cs="Arial"/>
          <w:b/>
          <w:bCs/>
          <w:i/>
          <w:iCs/>
          <w:sz w:val="24"/>
          <w:szCs w:val="24"/>
        </w:rPr>
        <w:t>003</w:t>
      </w:r>
      <w:r w:rsidRPr="001D6592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1D6592" w:rsidRPr="001D6592">
        <w:rPr>
          <w:rFonts w:ascii="Arial" w:hAnsi="Arial" w:cs="Arial"/>
          <w:b/>
          <w:bCs/>
          <w:i/>
          <w:iCs/>
          <w:sz w:val="24"/>
          <w:szCs w:val="24"/>
        </w:rPr>
        <w:t>Mutabilidade da avaliação</w:t>
      </w:r>
      <w:r w:rsidR="001D6592">
        <w:rPr>
          <w:rFonts w:ascii="Arial" w:hAnsi="Arial" w:cs="Arial"/>
          <w:b/>
          <w:bCs/>
          <w:sz w:val="24"/>
          <w:szCs w:val="24"/>
        </w:rPr>
        <w:t xml:space="preserve"> </w:t>
      </w:r>
      <w:r w:rsidR="001D6592" w:rsidRPr="00D83128">
        <w:rPr>
          <w:rFonts w:ascii="Arial" w:hAnsi="Arial" w:cs="Arial"/>
          <w:b/>
          <w:bCs/>
          <w:sz w:val="24"/>
          <w:szCs w:val="24"/>
        </w:rPr>
        <w:t>–</w:t>
      </w:r>
      <w:r w:rsidR="001D6592">
        <w:rPr>
          <w:rFonts w:ascii="Arial" w:hAnsi="Arial" w:cs="Arial"/>
          <w:b/>
          <w:bCs/>
          <w:sz w:val="24"/>
          <w:szCs w:val="24"/>
        </w:rPr>
        <w:t xml:space="preserve"> </w:t>
      </w:r>
      <w:r w:rsidRPr="00D83128">
        <w:rPr>
          <w:rFonts w:ascii="Arial" w:hAnsi="Arial" w:cs="Arial"/>
          <w:sz w:val="24"/>
          <w:szCs w:val="24"/>
        </w:rPr>
        <w:t>Após realizada, a avaliação poderá ser alterada pelo cliente.</w:t>
      </w:r>
    </w:p>
    <w:p w14:paraId="689648F7" w14:textId="77777777" w:rsidR="00D83128" w:rsidRDefault="00D83128" w:rsidP="001D6592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  <w:r w:rsidRPr="001D6592">
        <w:rPr>
          <w:rFonts w:ascii="Arial" w:hAnsi="Arial" w:cs="Arial"/>
          <w:i/>
          <w:iCs/>
          <w:sz w:val="24"/>
          <w:szCs w:val="24"/>
        </w:rPr>
        <w:t>Requisitos relacionados</w:t>
      </w:r>
      <w:r w:rsidRPr="00D83128">
        <w:rPr>
          <w:rFonts w:ascii="Arial" w:hAnsi="Arial" w:cs="Arial"/>
          <w:b/>
          <w:bCs/>
          <w:sz w:val="24"/>
          <w:szCs w:val="24"/>
        </w:rPr>
        <w:t>:</w:t>
      </w:r>
      <w:r w:rsidRPr="00D83128">
        <w:rPr>
          <w:rFonts w:ascii="Arial" w:hAnsi="Arial" w:cs="Arial"/>
          <w:sz w:val="24"/>
          <w:szCs w:val="24"/>
        </w:rPr>
        <w:t xml:space="preserve"> RF004</w:t>
      </w:r>
    </w:p>
    <w:p w14:paraId="10E79EB5" w14:textId="77777777" w:rsidR="00771108" w:rsidRDefault="00771108" w:rsidP="001D6592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</w:p>
    <w:p w14:paraId="09661DDA" w14:textId="11FD40FD" w:rsidR="00771108" w:rsidRPr="00904751" w:rsidRDefault="00771108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7" w:name="_Toc230876528"/>
      <w:r w:rsidRPr="00904751">
        <w:rPr>
          <w:rFonts w:ascii="Arial" w:hAnsi="Arial" w:cs="Arial"/>
          <w:b/>
          <w:bCs/>
          <w:sz w:val="28"/>
          <w:szCs w:val="28"/>
        </w:rPr>
        <w:t>Regras de Reserva e Compra de Ingressos</w:t>
      </w:r>
      <w:bookmarkEnd w:id="17"/>
    </w:p>
    <w:p w14:paraId="339CCA48" w14:textId="77777777" w:rsidR="00771108" w:rsidRDefault="00771108" w:rsidP="00771108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3A443058" w14:textId="60436A2C" w:rsidR="00771108" w:rsidRDefault="00771108" w:rsidP="0077110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71108">
        <w:rPr>
          <w:rFonts w:ascii="Arial" w:hAnsi="Arial" w:cs="Arial"/>
          <w:b/>
          <w:bCs/>
          <w:i/>
          <w:iCs/>
          <w:sz w:val="24"/>
          <w:szCs w:val="24"/>
        </w:rPr>
        <w:t>RN00</w:t>
      </w:r>
      <w:r>
        <w:rPr>
          <w:rFonts w:ascii="Arial" w:hAnsi="Arial" w:cs="Arial"/>
          <w:b/>
          <w:bCs/>
          <w:i/>
          <w:iCs/>
          <w:sz w:val="24"/>
          <w:szCs w:val="24"/>
        </w:rPr>
        <w:t>4</w:t>
      </w:r>
      <w:r w:rsidRPr="00771108">
        <w:rPr>
          <w:rFonts w:ascii="Arial" w:hAnsi="Arial" w:cs="Arial"/>
          <w:b/>
          <w:bCs/>
          <w:i/>
          <w:iCs/>
          <w:sz w:val="24"/>
          <w:szCs w:val="24"/>
        </w:rPr>
        <w:t xml:space="preserve"> Reserva única de assento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71108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71108">
        <w:rPr>
          <w:rFonts w:ascii="Arial" w:hAnsi="Arial" w:cs="Arial"/>
          <w:sz w:val="24"/>
          <w:szCs w:val="24"/>
        </w:rPr>
        <w:t>Um mesmo assento não poderá ser reservado por mais de uma pessoa dentro da mesma sessão.</w:t>
      </w:r>
    </w:p>
    <w:p w14:paraId="751D71DC" w14:textId="3721D52F" w:rsid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  <w:r w:rsidRPr="00771108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71108">
        <w:rPr>
          <w:rFonts w:ascii="Arial" w:hAnsi="Arial" w:cs="Arial"/>
          <w:b/>
          <w:bCs/>
          <w:sz w:val="24"/>
          <w:szCs w:val="24"/>
        </w:rPr>
        <w:t>:</w:t>
      </w:r>
      <w:r w:rsidRPr="00771108">
        <w:rPr>
          <w:rFonts w:ascii="Arial" w:hAnsi="Arial" w:cs="Arial"/>
          <w:sz w:val="24"/>
          <w:szCs w:val="24"/>
        </w:rPr>
        <w:t xml:space="preserve"> RF00</w:t>
      </w:r>
      <w:r>
        <w:rPr>
          <w:rFonts w:ascii="Arial" w:hAnsi="Arial" w:cs="Arial"/>
          <w:sz w:val="24"/>
          <w:szCs w:val="24"/>
        </w:rPr>
        <w:t>3</w:t>
      </w:r>
    </w:p>
    <w:p w14:paraId="3FEB7E82" w14:textId="77777777" w:rsid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</w:p>
    <w:p w14:paraId="40AD867F" w14:textId="101E9620" w:rsidR="00771108" w:rsidRDefault="00771108" w:rsidP="0077110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71108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RN00</w:t>
      </w:r>
      <w:r>
        <w:rPr>
          <w:rFonts w:ascii="Arial" w:hAnsi="Arial" w:cs="Arial"/>
          <w:b/>
          <w:bCs/>
          <w:i/>
          <w:iCs/>
          <w:sz w:val="24"/>
          <w:szCs w:val="24"/>
        </w:rPr>
        <w:t>5</w:t>
      </w:r>
      <w:r w:rsidRPr="00771108">
        <w:rPr>
          <w:rFonts w:ascii="Arial" w:hAnsi="Arial" w:cs="Arial"/>
          <w:b/>
          <w:bCs/>
          <w:i/>
          <w:iCs/>
          <w:sz w:val="24"/>
          <w:szCs w:val="24"/>
        </w:rPr>
        <w:t xml:space="preserve"> Falha no pagamento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771108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71108">
        <w:rPr>
          <w:rFonts w:ascii="Arial" w:hAnsi="Arial" w:cs="Arial"/>
          <w:sz w:val="24"/>
          <w:szCs w:val="24"/>
        </w:rPr>
        <w:t>Caso o pagamento falhe, a compra não</w:t>
      </w:r>
      <w:r>
        <w:rPr>
          <w:rFonts w:ascii="Arial" w:hAnsi="Arial" w:cs="Arial"/>
          <w:sz w:val="24"/>
          <w:szCs w:val="24"/>
        </w:rPr>
        <w:t xml:space="preserve"> </w:t>
      </w:r>
      <w:r w:rsidRPr="00771108">
        <w:rPr>
          <w:rFonts w:ascii="Arial" w:hAnsi="Arial" w:cs="Arial"/>
          <w:sz w:val="24"/>
          <w:szCs w:val="24"/>
        </w:rPr>
        <w:t>poderá ser concluída.</w:t>
      </w:r>
    </w:p>
    <w:p w14:paraId="5C0D7DEB" w14:textId="5DC09E0B" w:rsidR="00771108" w:rsidRP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  <w:r w:rsidRPr="00771108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71108">
        <w:rPr>
          <w:rFonts w:ascii="Arial" w:hAnsi="Arial" w:cs="Arial"/>
          <w:b/>
          <w:bCs/>
          <w:sz w:val="24"/>
          <w:szCs w:val="24"/>
        </w:rPr>
        <w:t>:</w:t>
      </w:r>
      <w:r w:rsidRPr="00771108">
        <w:rPr>
          <w:rFonts w:ascii="Arial" w:hAnsi="Arial" w:cs="Arial"/>
          <w:sz w:val="24"/>
          <w:szCs w:val="24"/>
        </w:rPr>
        <w:t xml:space="preserve"> RF00</w:t>
      </w:r>
      <w:r>
        <w:rPr>
          <w:rFonts w:ascii="Arial" w:hAnsi="Arial" w:cs="Arial"/>
          <w:sz w:val="24"/>
          <w:szCs w:val="24"/>
        </w:rPr>
        <w:t>3, RF016</w:t>
      </w:r>
    </w:p>
    <w:p w14:paraId="4DDA098F" w14:textId="77777777" w:rsid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</w:p>
    <w:p w14:paraId="6B29AFDE" w14:textId="01E7BB43" w:rsidR="00771108" w:rsidRPr="00711CDF" w:rsidRDefault="00771108" w:rsidP="008D2AB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RN00</w:t>
      </w:r>
      <w:r w:rsidR="00711CDF" w:rsidRPr="00711CDF">
        <w:rPr>
          <w:rFonts w:ascii="Arial" w:hAnsi="Arial" w:cs="Arial"/>
          <w:b/>
          <w:bCs/>
          <w:i/>
          <w:iCs/>
          <w:sz w:val="24"/>
          <w:szCs w:val="24"/>
        </w:rPr>
        <w:t>6</w:t>
      </w: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711CDF" w:rsidRPr="00711CDF">
        <w:rPr>
          <w:rFonts w:ascii="Arial" w:hAnsi="Arial" w:cs="Arial"/>
          <w:b/>
          <w:bCs/>
          <w:i/>
          <w:iCs/>
          <w:sz w:val="24"/>
          <w:szCs w:val="24"/>
        </w:rPr>
        <w:t>Prazo de cancelamento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711CDF" w:rsidRPr="00711CDF">
        <w:rPr>
          <w:rFonts w:ascii="Arial" w:hAnsi="Arial" w:cs="Arial"/>
          <w:sz w:val="24"/>
          <w:szCs w:val="24"/>
        </w:rPr>
        <w:t>Caso o cancelamento do ingresso seja solicitado fora do prazo de 24 horas antecedentes à exibição, o cliente não poderá receber reembolso.</w:t>
      </w:r>
      <w:r w:rsidR="00711CDF"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RF0</w:t>
      </w:r>
      <w:r w:rsidR="00711CDF">
        <w:rPr>
          <w:rFonts w:ascii="Arial" w:hAnsi="Arial" w:cs="Arial"/>
          <w:sz w:val="24"/>
          <w:szCs w:val="24"/>
        </w:rPr>
        <w:t>13</w:t>
      </w:r>
    </w:p>
    <w:p w14:paraId="1D027A84" w14:textId="77777777" w:rsid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</w:p>
    <w:p w14:paraId="772BD0BD" w14:textId="5965C72E" w:rsidR="00771108" w:rsidRDefault="00771108" w:rsidP="0077110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71108">
        <w:rPr>
          <w:rFonts w:ascii="Arial" w:hAnsi="Arial" w:cs="Arial"/>
          <w:b/>
          <w:bCs/>
          <w:i/>
          <w:iCs/>
          <w:sz w:val="24"/>
          <w:szCs w:val="24"/>
        </w:rPr>
        <w:t>RN00</w:t>
      </w:r>
      <w:r w:rsidR="00711CDF">
        <w:rPr>
          <w:rFonts w:ascii="Arial" w:hAnsi="Arial" w:cs="Arial"/>
          <w:b/>
          <w:bCs/>
          <w:i/>
          <w:iCs/>
          <w:sz w:val="24"/>
          <w:szCs w:val="24"/>
        </w:rPr>
        <w:t>7</w:t>
      </w:r>
      <w:r w:rsidRPr="00771108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711CDF">
        <w:rPr>
          <w:rFonts w:ascii="Arial" w:hAnsi="Arial" w:cs="Arial"/>
          <w:b/>
          <w:bCs/>
          <w:i/>
          <w:iCs/>
          <w:sz w:val="24"/>
          <w:szCs w:val="24"/>
        </w:rPr>
        <w:t>Expiração da reserva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71108">
        <w:rPr>
          <w:rFonts w:ascii="Arial" w:hAnsi="Arial" w:cs="Arial"/>
          <w:b/>
          <w:bCs/>
          <w:sz w:val="24"/>
          <w:szCs w:val="24"/>
        </w:rPr>
        <w:t>–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711CDF" w:rsidRPr="00711CDF">
        <w:rPr>
          <w:rFonts w:ascii="Arial" w:hAnsi="Arial" w:cs="Arial"/>
          <w:sz w:val="24"/>
          <w:szCs w:val="24"/>
        </w:rPr>
        <w:t>A reserva do assento deverá expirar após 5 minutos. Caso o pagamento não seja efetuado nesse período, o assento deverá ser liberado para outra compra.</w:t>
      </w:r>
    </w:p>
    <w:p w14:paraId="66F3E7CE" w14:textId="77777777" w:rsidR="00771108" w:rsidRP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  <w:r w:rsidRPr="00771108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71108">
        <w:rPr>
          <w:rFonts w:ascii="Arial" w:hAnsi="Arial" w:cs="Arial"/>
          <w:b/>
          <w:bCs/>
          <w:sz w:val="24"/>
          <w:szCs w:val="24"/>
        </w:rPr>
        <w:t>:</w:t>
      </w:r>
      <w:r w:rsidRPr="00771108">
        <w:rPr>
          <w:rFonts w:ascii="Arial" w:hAnsi="Arial" w:cs="Arial"/>
          <w:sz w:val="24"/>
          <w:szCs w:val="24"/>
        </w:rPr>
        <w:t xml:space="preserve"> RF00</w:t>
      </w:r>
      <w:r>
        <w:rPr>
          <w:rFonts w:ascii="Arial" w:hAnsi="Arial" w:cs="Arial"/>
          <w:sz w:val="24"/>
          <w:szCs w:val="24"/>
        </w:rPr>
        <w:t>3</w:t>
      </w:r>
    </w:p>
    <w:p w14:paraId="547A6970" w14:textId="77777777" w:rsid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</w:p>
    <w:p w14:paraId="089B46AF" w14:textId="59C6A1C8" w:rsidR="00771108" w:rsidRPr="00711CDF" w:rsidRDefault="00771108" w:rsidP="0043762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RN00</w:t>
      </w:r>
      <w:r w:rsidR="00711CDF" w:rsidRPr="00711CDF">
        <w:rPr>
          <w:rFonts w:ascii="Arial" w:hAnsi="Arial" w:cs="Arial"/>
          <w:b/>
          <w:bCs/>
          <w:i/>
          <w:iCs/>
          <w:sz w:val="24"/>
          <w:szCs w:val="24"/>
        </w:rPr>
        <w:t>8</w:t>
      </w:r>
      <w:r w:rsidR="00711CDF">
        <w:rPr>
          <w:rFonts w:ascii="Arial" w:hAnsi="Arial" w:cs="Arial"/>
          <w:b/>
          <w:bCs/>
          <w:i/>
          <w:iCs/>
          <w:sz w:val="24"/>
          <w:szCs w:val="24"/>
        </w:rPr>
        <w:t xml:space="preserve"> Salvamento de dados de pagamento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="00711CDF" w:rsidRPr="00711CDF">
        <w:rPr>
          <w:rFonts w:ascii="Arial" w:hAnsi="Arial" w:cs="Arial"/>
          <w:sz w:val="24"/>
          <w:szCs w:val="24"/>
        </w:rPr>
        <w:t>Os dados de pagamento só poderão ser salvos após a primeira compra e mediante consentimento do cliente.</w:t>
      </w:r>
      <w:r w:rsidR="00711CDF"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RF003</w:t>
      </w:r>
      <w:r w:rsidR="00711CDF">
        <w:rPr>
          <w:rFonts w:ascii="Arial" w:hAnsi="Arial" w:cs="Arial"/>
          <w:sz w:val="24"/>
          <w:szCs w:val="24"/>
        </w:rPr>
        <w:t>, RF016</w:t>
      </w:r>
    </w:p>
    <w:p w14:paraId="3BDC020C" w14:textId="77777777" w:rsidR="00771108" w:rsidRDefault="00771108" w:rsidP="00771108">
      <w:pPr>
        <w:pStyle w:val="PargrafodaLista"/>
        <w:spacing w:line="360" w:lineRule="auto"/>
        <w:ind w:left="2148"/>
        <w:jc w:val="both"/>
        <w:rPr>
          <w:rFonts w:ascii="Arial" w:hAnsi="Arial" w:cs="Arial"/>
          <w:sz w:val="24"/>
          <w:szCs w:val="24"/>
        </w:rPr>
      </w:pPr>
    </w:p>
    <w:p w14:paraId="4D8DD934" w14:textId="266A7DB5" w:rsidR="00711CDF" w:rsidRPr="00904751" w:rsidRDefault="00711CDF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18" w:name="_Toc230876529"/>
      <w:r w:rsidRPr="00904751">
        <w:rPr>
          <w:rFonts w:ascii="Arial" w:hAnsi="Arial" w:cs="Arial"/>
          <w:b/>
          <w:bCs/>
          <w:sz w:val="28"/>
          <w:szCs w:val="28"/>
        </w:rPr>
        <w:t>Regras de Sessões e Exibição</w:t>
      </w:r>
      <w:bookmarkEnd w:id="18"/>
    </w:p>
    <w:p w14:paraId="591E48A7" w14:textId="77777777" w:rsidR="00711CDF" w:rsidRDefault="00711CDF" w:rsidP="00711CDF">
      <w:pPr>
        <w:pStyle w:val="PargrafodaLista"/>
        <w:spacing w:line="120" w:lineRule="auto"/>
        <w:ind w:left="1786"/>
        <w:jc w:val="both"/>
        <w:rPr>
          <w:rFonts w:ascii="Arial" w:hAnsi="Arial" w:cs="Arial"/>
          <w:b/>
          <w:bCs/>
          <w:sz w:val="24"/>
          <w:szCs w:val="24"/>
        </w:rPr>
      </w:pPr>
    </w:p>
    <w:p w14:paraId="6C47BB19" w14:textId="4822CA04" w:rsidR="00711CDF" w:rsidRPr="00711CDF" w:rsidRDefault="00711CDF" w:rsidP="00711CDF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RN00</w:t>
      </w:r>
      <w:r w:rsidR="006E3440">
        <w:rPr>
          <w:rFonts w:ascii="Arial" w:hAnsi="Arial" w:cs="Arial"/>
          <w:b/>
          <w:bCs/>
          <w:i/>
          <w:iCs/>
          <w:sz w:val="24"/>
          <w:szCs w:val="24"/>
        </w:rPr>
        <w:t>9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784276">
        <w:rPr>
          <w:rFonts w:ascii="Arial" w:hAnsi="Arial" w:cs="Arial"/>
          <w:b/>
          <w:bCs/>
          <w:i/>
          <w:iCs/>
          <w:sz w:val="24"/>
          <w:szCs w:val="24"/>
        </w:rPr>
        <w:t>Conflito de Sessões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711CDF">
        <w:rPr>
          <w:rFonts w:ascii="Arial" w:hAnsi="Arial" w:cs="Arial"/>
          <w:sz w:val="24"/>
          <w:szCs w:val="24"/>
        </w:rPr>
        <w:t>Uma sala não poderá exibir mais de uma sessão no mesmo horário</w:t>
      </w:r>
      <w:r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RF00</w:t>
      </w:r>
      <w:r>
        <w:rPr>
          <w:rFonts w:ascii="Arial" w:hAnsi="Arial" w:cs="Arial"/>
          <w:sz w:val="24"/>
          <w:szCs w:val="24"/>
        </w:rPr>
        <w:t>6, RF007</w:t>
      </w:r>
      <w:r w:rsidRPr="00711CDF">
        <w:rPr>
          <w:rFonts w:ascii="Arial" w:hAnsi="Arial" w:cs="Arial"/>
          <w:sz w:val="24"/>
          <w:szCs w:val="24"/>
        </w:rPr>
        <w:br/>
      </w:r>
    </w:p>
    <w:p w14:paraId="3614F309" w14:textId="6B3AB754" w:rsidR="00711CDF" w:rsidRDefault="00711CDF" w:rsidP="00711CDF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</w:t>
      </w:r>
      <w:r w:rsidR="006E3440">
        <w:rPr>
          <w:rFonts w:ascii="Arial" w:hAnsi="Arial" w:cs="Arial"/>
          <w:b/>
          <w:bCs/>
          <w:i/>
          <w:iCs/>
          <w:sz w:val="24"/>
          <w:szCs w:val="24"/>
        </w:rPr>
        <w:t>10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6E3440">
        <w:rPr>
          <w:rFonts w:ascii="Arial" w:hAnsi="Arial" w:cs="Arial"/>
          <w:b/>
          <w:bCs/>
          <w:i/>
          <w:iCs/>
          <w:sz w:val="24"/>
          <w:szCs w:val="24"/>
        </w:rPr>
        <w:t>Capacidade máxima da sala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="006E3440" w:rsidRPr="006E3440">
        <w:rPr>
          <w:rFonts w:ascii="Arial" w:hAnsi="Arial" w:cs="Arial"/>
          <w:sz w:val="24"/>
          <w:szCs w:val="24"/>
        </w:rPr>
        <w:t>Uma sessão não poderá ultrapassar a capacidade máxima de assentos disponíveis da sala.</w:t>
      </w:r>
      <w:r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RF003</w:t>
      </w:r>
      <w:r>
        <w:rPr>
          <w:rFonts w:ascii="Arial" w:hAnsi="Arial" w:cs="Arial"/>
          <w:sz w:val="24"/>
          <w:szCs w:val="24"/>
        </w:rPr>
        <w:t>, RF0</w:t>
      </w:r>
      <w:r w:rsidR="006E3440">
        <w:rPr>
          <w:rFonts w:ascii="Arial" w:hAnsi="Arial" w:cs="Arial"/>
          <w:sz w:val="24"/>
          <w:szCs w:val="24"/>
        </w:rPr>
        <w:t>07</w:t>
      </w:r>
    </w:p>
    <w:p w14:paraId="373076C9" w14:textId="77777777" w:rsidR="006E3440" w:rsidRDefault="006E3440" w:rsidP="006E3440">
      <w:pPr>
        <w:pStyle w:val="PargrafodaLista"/>
        <w:spacing w:line="360" w:lineRule="auto"/>
        <w:ind w:left="1776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6D25808F" w14:textId="710FF4DB" w:rsidR="006E3440" w:rsidRPr="00711CDF" w:rsidRDefault="006E3440" w:rsidP="006E3440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11 Exibição única por sessão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6E3440">
        <w:rPr>
          <w:rFonts w:ascii="Arial" w:hAnsi="Arial" w:cs="Arial"/>
          <w:sz w:val="24"/>
          <w:szCs w:val="24"/>
        </w:rPr>
        <w:t>Cada sessão poderá exibir apenas um filme.</w:t>
      </w:r>
      <w:r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RF00</w:t>
      </w:r>
      <w:r>
        <w:rPr>
          <w:rFonts w:ascii="Arial" w:hAnsi="Arial" w:cs="Arial"/>
          <w:sz w:val="24"/>
          <w:szCs w:val="24"/>
        </w:rPr>
        <w:t>5, RF007</w:t>
      </w:r>
    </w:p>
    <w:p w14:paraId="0076EB17" w14:textId="77777777" w:rsidR="006E3440" w:rsidRDefault="006E3440" w:rsidP="006E3440">
      <w:pPr>
        <w:pStyle w:val="PargrafodaLista"/>
        <w:spacing w:line="360" w:lineRule="auto"/>
        <w:ind w:left="1776"/>
        <w:jc w:val="both"/>
        <w:rPr>
          <w:rFonts w:ascii="Arial" w:hAnsi="Arial" w:cs="Arial"/>
          <w:sz w:val="24"/>
          <w:szCs w:val="24"/>
        </w:rPr>
      </w:pPr>
    </w:p>
    <w:p w14:paraId="04FDEC29" w14:textId="6262A3C1" w:rsidR="006E3440" w:rsidRDefault="006E3440" w:rsidP="008A2C7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RN0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12 Disponibilidade da sala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6E3440">
        <w:rPr>
          <w:rFonts w:ascii="Arial" w:hAnsi="Arial" w:cs="Arial"/>
          <w:sz w:val="24"/>
          <w:szCs w:val="24"/>
        </w:rPr>
        <w:t>Uma nova sessão só poderá ser criada caso exista uma sala disponível no horário informado.</w:t>
      </w:r>
      <w:r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RF00</w:t>
      </w:r>
      <w:r>
        <w:rPr>
          <w:rFonts w:ascii="Arial" w:hAnsi="Arial" w:cs="Arial"/>
          <w:sz w:val="24"/>
          <w:szCs w:val="24"/>
        </w:rPr>
        <w:t>6, RF007</w:t>
      </w:r>
    </w:p>
    <w:p w14:paraId="6BD53F82" w14:textId="77777777" w:rsidR="004152CB" w:rsidRPr="004152CB" w:rsidRDefault="004152CB" w:rsidP="004152CB">
      <w:pPr>
        <w:pStyle w:val="PargrafodaLista"/>
        <w:rPr>
          <w:rFonts w:ascii="Arial" w:hAnsi="Arial" w:cs="Arial"/>
          <w:sz w:val="24"/>
          <w:szCs w:val="24"/>
        </w:rPr>
      </w:pPr>
    </w:p>
    <w:p w14:paraId="44A7BC31" w14:textId="5F4391C0" w:rsidR="004152CB" w:rsidRDefault="004152CB" w:rsidP="004152CB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13 Restrição no horário para sessões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4152CB">
        <w:rPr>
          <w:rFonts w:ascii="Arial" w:hAnsi="Arial" w:cs="Arial"/>
          <w:sz w:val="24"/>
          <w:szCs w:val="24"/>
        </w:rPr>
        <w:t>O horário de término de uma sessão deverá respeitar o intervalo mínimo necessário para liberação e preparação da sala.</w:t>
      </w:r>
      <w:r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RF007</w:t>
      </w:r>
    </w:p>
    <w:p w14:paraId="651545C7" w14:textId="77777777" w:rsidR="004152CB" w:rsidRPr="004152CB" w:rsidRDefault="004152CB" w:rsidP="004152CB">
      <w:pPr>
        <w:pStyle w:val="PargrafodaLista"/>
        <w:rPr>
          <w:rFonts w:ascii="Arial" w:hAnsi="Arial" w:cs="Arial"/>
          <w:sz w:val="24"/>
          <w:szCs w:val="24"/>
        </w:rPr>
      </w:pPr>
    </w:p>
    <w:p w14:paraId="7C8EF16F" w14:textId="0FF84736" w:rsidR="004152CB" w:rsidRDefault="004152CB" w:rsidP="004152CB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14 Sessão indisponível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4152CB">
        <w:rPr>
          <w:rFonts w:ascii="Arial" w:hAnsi="Arial" w:cs="Arial"/>
          <w:sz w:val="24"/>
          <w:szCs w:val="24"/>
        </w:rPr>
        <w:t>Não deverá ser permitida a compra de ingressos para sessões já iniciadas ou encerradas.</w:t>
      </w:r>
      <w:r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RF003</w:t>
      </w:r>
    </w:p>
    <w:p w14:paraId="05579344" w14:textId="77777777" w:rsidR="004152CB" w:rsidRPr="004152CB" w:rsidRDefault="004152CB" w:rsidP="004152CB">
      <w:pPr>
        <w:pStyle w:val="PargrafodaLista"/>
        <w:rPr>
          <w:rFonts w:ascii="Arial" w:hAnsi="Arial" w:cs="Arial"/>
          <w:sz w:val="24"/>
          <w:szCs w:val="24"/>
        </w:rPr>
      </w:pPr>
    </w:p>
    <w:p w14:paraId="070D8BD8" w14:textId="2243B01C" w:rsidR="00B21E83" w:rsidRDefault="004152CB" w:rsidP="004A487E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11CDF">
        <w:rPr>
          <w:rFonts w:ascii="Arial" w:hAnsi="Arial" w:cs="Arial"/>
          <w:b/>
          <w:bCs/>
          <w:i/>
          <w:iCs/>
          <w:sz w:val="24"/>
          <w:szCs w:val="24"/>
        </w:rPr>
        <w:t>RN0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15 Limite de capacidade </w:t>
      </w:r>
      <w:r w:rsidRPr="00711CDF">
        <w:rPr>
          <w:rFonts w:ascii="Arial" w:hAnsi="Arial" w:cs="Arial"/>
          <w:b/>
          <w:bCs/>
          <w:sz w:val="24"/>
          <w:szCs w:val="24"/>
        </w:rPr>
        <w:t xml:space="preserve">– </w:t>
      </w:r>
      <w:r w:rsidRPr="004152CB">
        <w:rPr>
          <w:rFonts w:ascii="Arial" w:hAnsi="Arial" w:cs="Arial"/>
          <w:sz w:val="24"/>
          <w:szCs w:val="24"/>
        </w:rPr>
        <w:t>O número total de ingressos emitidos para uma sessão não poderá ultrapassar a quantidade de assentos cadastrados na sala.</w:t>
      </w:r>
      <w:r>
        <w:rPr>
          <w:rFonts w:ascii="Arial" w:hAnsi="Arial" w:cs="Arial"/>
          <w:sz w:val="24"/>
          <w:szCs w:val="24"/>
        </w:rPr>
        <w:br/>
      </w:r>
      <w:r w:rsidRPr="00711CDF">
        <w:rPr>
          <w:rFonts w:ascii="Arial" w:hAnsi="Arial" w:cs="Arial"/>
          <w:i/>
          <w:iCs/>
          <w:sz w:val="24"/>
          <w:szCs w:val="24"/>
        </w:rPr>
        <w:t>Requisitos relacionados</w:t>
      </w:r>
      <w:r w:rsidRPr="00711CDF">
        <w:rPr>
          <w:rFonts w:ascii="Arial" w:hAnsi="Arial" w:cs="Arial"/>
          <w:b/>
          <w:bCs/>
          <w:sz w:val="24"/>
          <w:szCs w:val="24"/>
        </w:rPr>
        <w:t>:</w:t>
      </w:r>
      <w:r w:rsidRPr="00711CD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RF003, RF006, RF007</w:t>
      </w:r>
    </w:p>
    <w:p w14:paraId="4C7BF861" w14:textId="77777777" w:rsidR="004A487E" w:rsidRPr="004A487E" w:rsidRDefault="004A487E" w:rsidP="004A487E">
      <w:pPr>
        <w:pStyle w:val="PargrafodaLista"/>
        <w:rPr>
          <w:rFonts w:ascii="Arial" w:hAnsi="Arial" w:cs="Arial"/>
          <w:sz w:val="24"/>
          <w:szCs w:val="24"/>
        </w:rPr>
      </w:pPr>
    </w:p>
    <w:p w14:paraId="263EA63B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0DCAAA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EDD313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B82FE6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B5B990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F9A71C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27410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92F6D3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5A8E79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D810BA" w14:textId="77777777" w:rsidR="004A487E" w:rsidRDefault="004A487E" w:rsidP="004A48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46265C" w14:textId="77777777" w:rsidR="00B21E83" w:rsidRPr="00D72C20" w:rsidRDefault="00B21E83" w:rsidP="00D72C20">
      <w:pPr>
        <w:rPr>
          <w:rFonts w:ascii="Arial" w:hAnsi="Arial" w:cs="Arial"/>
          <w:sz w:val="24"/>
          <w:szCs w:val="24"/>
        </w:rPr>
      </w:pPr>
    </w:p>
    <w:p w14:paraId="1A3AFB14" w14:textId="77777777" w:rsidR="000610DF" w:rsidRPr="00B21E83" w:rsidRDefault="000610DF" w:rsidP="00B21E83">
      <w:pPr>
        <w:spacing w:line="120" w:lineRule="auto"/>
        <w:jc w:val="both"/>
        <w:rPr>
          <w:rFonts w:ascii="Arial" w:hAnsi="Arial" w:cs="Arial"/>
          <w:sz w:val="24"/>
          <w:szCs w:val="24"/>
        </w:rPr>
      </w:pPr>
    </w:p>
    <w:p w14:paraId="020C71C1" w14:textId="4F846E90" w:rsidR="00904751" w:rsidRDefault="0049090B" w:rsidP="004A487E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2"/>
          <w:szCs w:val="32"/>
        </w:rPr>
      </w:pPr>
      <w:bookmarkStart w:id="19" w:name="_Toc230876530"/>
      <w:r w:rsidRPr="00904751">
        <w:rPr>
          <w:rFonts w:ascii="Arial" w:hAnsi="Arial" w:cs="Arial"/>
          <w:b/>
          <w:bCs/>
          <w:sz w:val="32"/>
          <w:szCs w:val="32"/>
        </w:rPr>
        <w:lastRenderedPageBreak/>
        <w:t>Modelagem do sistema</w:t>
      </w:r>
      <w:bookmarkEnd w:id="19"/>
    </w:p>
    <w:p w14:paraId="63FF48C6" w14:textId="77777777" w:rsidR="00B21E83" w:rsidRDefault="00B21E83" w:rsidP="004A487E">
      <w:pPr>
        <w:pStyle w:val="PargrafodaLista"/>
        <w:spacing w:line="120" w:lineRule="auto"/>
        <w:ind w:left="1429"/>
        <w:jc w:val="both"/>
        <w:rPr>
          <w:rFonts w:ascii="Arial" w:hAnsi="Arial" w:cs="Arial"/>
          <w:b/>
          <w:bCs/>
          <w:sz w:val="32"/>
          <w:szCs w:val="32"/>
        </w:rPr>
      </w:pPr>
    </w:p>
    <w:p w14:paraId="164380E5" w14:textId="7C9B3E7E" w:rsidR="00B21E83" w:rsidRPr="00B21E83" w:rsidRDefault="000610DF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0" w:name="_Toc230876531"/>
      <w:r w:rsidRPr="00904751">
        <w:rPr>
          <w:rFonts w:ascii="Arial" w:hAnsi="Arial" w:cs="Arial"/>
          <w:b/>
          <w:bCs/>
          <w:sz w:val="28"/>
          <w:szCs w:val="28"/>
        </w:rPr>
        <w:t>Diagrama de Contexto</w:t>
      </w:r>
      <w:bookmarkEnd w:id="20"/>
    </w:p>
    <w:p w14:paraId="799C4B9A" w14:textId="61CC4AE6" w:rsidR="00B21E83" w:rsidRP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  <w:r w:rsidRPr="00904751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28F988C" wp14:editId="75623736">
            <wp:simplePos x="0" y="0"/>
            <wp:positionH relativeFrom="page">
              <wp:align>left</wp:align>
            </wp:positionH>
            <wp:positionV relativeFrom="paragraph">
              <wp:posOffset>671694</wp:posOffset>
            </wp:positionV>
            <wp:extent cx="7724775" cy="3648075"/>
            <wp:effectExtent l="0" t="0" r="9525" b="9525"/>
            <wp:wrapSquare wrapText="bothSides"/>
            <wp:docPr id="14131117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11717" name="Imagem 141311171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5" t="12545" r="6062" b="11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775" cy="364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E83">
        <w:rPr>
          <w:rFonts w:ascii="Arial" w:hAnsi="Arial" w:cs="Arial"/>
          <w:sz w:val="24"/>
          <w:szCs w:val="24"/>
        </w:rPr>
        <w:t xml:space="preserve">O diagrama de contexto apresenta uma visão geral do sistema </w:t>
      </w:r>
      <w:proofErr w:type="spellStart"/>
      <w:r w:rsidRPr="00B21E83">
        <w:rPr>
          <w:rFonts w:ascii="Arial" w:hAnsi="Arial" w:cs="Arial"/>
          <w:sz w:val="24"/>
          <w:szCs w:val="24"/>
        </w:rPr>
        <w:t>CineBR</w:t>
      </w:r>
      <w:proofErr w:type="spellEnd"/>
      <w:r w:rsidRPr="00B21E83">
        <w:rPr>
          <w:rFonts w:ascii="Arial" w:hAnsi="Arial" w:cs="Arial"/>
          <w:sz w:val="24"/>
          <w:szCs w:val="24"/>
        </w:rPr>
        <w:t>, evidenciando os principais atores externos e suas interações com a aplicação.</w:t>
      </w:r>
    </w:p>
    <w:p w14:paraId="1282792F" w14:textId="2F1E2336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253D85AC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57CE48E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31402828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E3B6A91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2B41B22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7394256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0291500D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6722861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01B3B43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D077F10" w14:textId="77777777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E5F4158" w14:textId="77777777" w:rsidR="00B21E83" w:rsidRDefault="00B21E83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1" w:name="_Toc230876532"/>
      <w:r>
        <w:rPr>
          <w:rFonts w:ascii="Arial" w:hAnsi="Arial" w:cs="Arial"/>
          <w:b/>
          <w:bCs/>
          <w:sz w:val="28"/>
          <w:szCs w:val="28"/>
        </w:rPr>
        <w:lastRenderedPageBreak/>
        <w:t>Diagrama de Nível 1</w:t>
      </w:r>
      <w:bookmarkEnd w:id="21"/>
    </w:p>
    <w:p w14:paraId="24B36119" w14:textId="284507A9" w:rsidR="00B21E83" w:rsidRP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BC35DEB" wp14:editId="7B43971D">
            <wp:simplePos x="0" y="0"/>
            <wp:positionH relativeFrom="page">
              <wp:align>right</wp:align>
            </wp:positionH>
            <wp:positionV relativeFrom="paragraph">
              <wp:posOffset>948582</wp:posOffset>
            </wp:positionV>
            <wp:extent cx="7553325" cy="3110230"/>
            <wp:effectExtent l="0" t="0" r="9525" b="0"/>
            <wp:wrapSquare wrapText="bothSides"/>
            <wp:docPr id="2466287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2878" name="Imagem 246628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E83">
        <w:rPr>
          <w:rFonts w:ascii="Arial" w:hAnsi="Arial" w:cs="Arial"/>
          <w:sz w:val="24"/>
          <w:szCs w:val="24"/>
        </w:rPr>
        <w:t xml:space="preserve">O diagrama de nível 1 apresenta uma visão mais detalhada dos processos internos do sistema, demonstrando o fluxo de informações entre os módulos e entidades do </w:t>
      </w:r>
      <w:proofErr w:type="spellStart"/>
      <w:r w:rsidRPr="00B21E83">
        <w:rPr>
          <w:rFonts w:ascii="Arial" w:hAnsi="Arial" w:cs="Arial"/>
          <w:sz w:val="24"/>
          <w:szCs w:val="24"/>
        </w:rPr>
        <w:t>CineBR</w:t>
      </w:r>
      <w:proofErr w:type="spellEnd"/>
      <w:r w:rsidRPr="00B21E83">
        <w:rPr>
          <w:rFonts w:ascii="Arial" w:hAnsi="Arial" w:cs="Arial"/>
          <w:sz w:val="24"/>
          <w:szCs w:val="24"/>
        </w:rPr>
        <w:t>.</w:t>
      </w:r>
    </w:p>
    <w:p w14:paraId="3E4A2000" w14:textId="4455BD1E" w:rsidR="00B21E83" w:rsidRPr="00B21E83" w:rsidRDefault="00B21E83" w:rsidP="00B21E83">
      <w:pPr>
        <w:spacing w:line="24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DB018A7" w14:textId="1E29828D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040BDB91" w14:textId="09989ABB" w:rsidR="00B21E83" w:rsidRPr="00B21E83" w:rsidRDefault="00B21E83" w:rsidP="00B21E83">
      <w:pPr>
        <w:spacing w:line="360" w:lineRule="auto"/>
        <w:ind w:left="1428"/>
        <w:jc w:val="both"/>
        <w:rPr>
          <w:rFonts w:ascii="Arial" w:hAnsi="Arial" w:cs="Arial"/>
          <w:b/>
          <w:bCs/>
          <w:sz w:val="28"/>
          <w:szCs w:val="28"/>
        </w:rPr>
      </w:pPr>
    </w:p>
    <w:p w14:paraId="3C6F7762" w14:textId="77777777" w:rsidR="00B21E83" w:rsidRPr="000610DF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94290AC" w14:textId="13442FD8" w:rsidR="00B21E83" w:rsidRDefault="00B21E83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2" w:name="_Toc230876533"/>
      <w:r w:rsidRPr="002E343E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06FA89E2" wp14:editId="2130A516">
            <wp:simplePos x="0" y="0"/>
            <wp:positionH relativeFrom="column">
              <wp:posOffset>1271905</wp:posOffset>
            </wp:positionH>
            <wp:positionV relativeFrom="paragraph">
              <wp:posOffset>868045</wp:posOffset>
            </wp:positionV>
            <wp:extent cx="4781550" cy="8010525"/>
            <wp:effectExtent l="0" t="0" r="0" b="9525"/>
            <wp:wrapSquare wrapText="bothSides"/>
            <wp:docPr id="48170015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00155" name="Imagem 4817001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065" w:rsidRPr="000610DF">
        <w:rPr>
          <w:rFonts w:ascii="Arial" w:hAnsi="Arial" w:cs="Arial"/>
          <w:b/>
          <w:bCs/>
          <w:sz w:val="28"/>
          <w:szCs w:val="28"/>
        </w:rPr>
        <w:t>Diagrama de Casos de Uso</w:t>
      </w:r>
      <w:bookmarkEnd w:id="22"/>
    </w:p>
    <w:p w14:paraId="4A3B1F77" w14:textId="4494FC7F" w:rsidR="00B21E83" w:rsidRP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  <w:r w:rsidRPr="00B21E83">
        <w:rPr>
          <w:rFonts w:ascii="Arial" w:hAnsi="Arial" w:cs="Arial"/>
          <w:sz w:val="24"/>
          <w:szCs w:val="24"/>
        </w:rPr>
        <w:t>O diagrama de casos de uso representa as funcionalidades do sistema e a forma como os usuários interagem com cada uma delas.</w:t>
      </w:r>
    </w:p>
    <w:p w14:paraId="033C0BD1" w14:textId="24ACC667" w:rsidR="00B21E83" w:rsidRP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8BD5E4F" w14:textId="0ED55576" w:rsidR="00B21E83" w:rsidRDefault="00C42698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3" w:name="_Toc230876534"/>
      <w:r w:rsidRPr="00C42698">
        <w:rPr>
          <w:rFonts w:ascii="Arial" w:hAnsi="Arial" w:cs="Arial"/>
          <w:b/>
          <w:bCs/>
          <w:sz w:val="28"/>
          <w:szCs w:val="28"/>
        </w:rPr>
        <w:lastRenderedPageBreak/>
        <w:t>Diagrama de Eventos</w:t>
      </w:r>
      <w:bookmarkEnd w:id="23"/>
    </w:p>
    <w:p w14:paraId="5F6BB6CB" w14:textId="10EBE47F" w:rsid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  <w:r w:rsidRPr="00B21E8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FB4F919" wp14:editId="5BDF50EE">
            <wp:simplePos x="0" y="0"/>
            <wp:positionH relativeFrom="page">
              <wp:align>left</wp:align>
            </wp:positionH>
            <wp:positionV relativeFrom="paragraph">
              <wp:posOffset>885190</wp:posOffset>
            </wp:positionV>
            <wp:extent cx="7639050" cy="7694295"/>
            <wp:effectExtent l="0" t="0" r="0" b="1905"/>
            <wp:wrapSquare wrapText="bothSides"/>
            <wp:docPr id="15411901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0167" name="Imagem 154119016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24" t="20286" r="4671" b="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0" cy="769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E83">
        <w:rPr>
          <w:rFonts w:ascii="Arial" w:hAnsi="Arial" w:cs="Arial"/>
          <w:sz w:val="24"/>
          <w:szCs w:val="24"/>
        </w:rPr>
        <w:t xml:space="preserve">O diagrama de eventos demonstra os principais eventos e respostas do sistema durante os processos operacionais do </w:t>
      </w:r>
      <w:proofErr w:type="spellStart"/>
      <w:r w:rsidRPr="00B21E83">
        <w:rPr>
          <w:rFonts w:ascii="Arial" w:hAnsi="Arial" w:cs="Arial"/>
          <w:sz w:val="24"/>
          <w:szCs w:val="24"/>
        </w:rPr>
        <w:t>CineBR</w:t>
      </w:r>
      <w:proofErr w:type="spellEnd"/>
      <w:r w:rsidRPr="00B21E83">
        <w:rPr>
          <w:rFonts w:ascii="Arial" w:hAnsi="Arial" w:cs="Arial"/>
          <w:sz w:val="24"/>
          <w:szCs w:val="24"/>
        </w:rPr>
        <w:t>.</w:t>
      </w:r>
    </w:p>
    <w:p w14:paraId="3BA3416B" w14:textId="77777777" w:rsidR="00B21E83" w:rsidRP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</w:p>
    <w:p w14:paraId="5C4C9E25" w14:textId="08F4255E" w:rsidR="00C42698" w:rsidRDefault="00774903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4" w:name="_Toc230876535"/>
      <w:r>
        <w:rPr>
          <w:rFonts w:ascii="Arial" w:hAnsi="Arial" w:cs="Arial"/>
          <w:b/>
          <w:bCs/>
          <w:sz w:val="28"/>
          <w:szCs w:val="28"/>
        </w:rPr>
        <w:lastRenderedPageBreak/>
        <w:t>Diagrama de Atividades</w:t>
      </w:r>
      <w:bookmarkEnd w:id="24"/>
    </w:p>
    <w:p w14:paraId="169123F9" w14:textId="08E40EEA" w:rsidR="00B21E83" w:rsidRPr="00B21E83" w:rsidRDefault="00B21E83" w:rsidP="00B21E83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  <w:r w:rsidRPr="00B21E8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11533C2" wp14:editId="212DA43C">
            <wp:simplePos x="0" y="0"/>
            <wp:positionH relativeFrom="column">
              <wp:posOffset>1136123</wp:posOffset>
            </wp:positionH>
            <wp:positionV relativeFrom="paragraph">
              <wp:posOffset>554152</wp:posOffset>
            </wp:positionV>
            <wp:extent cx="4951379" cy="8028176"/>
            <wp:effectExtent l="0" t="0" r="1905" b="0"/>
            <wp:wrapSquare wrapText="bothSides"/>
            <wp:docPr id="19163083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8320" name="Imagem 19163083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367" cy="8033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E83">
        <w:rPr>
          <w:rFonts w:ascii="Arial" w:hAnsi="Arial" w:cs="Arial"/>
          <w:sz w:val="24"/>
          <w:szCs w:val="24"/>
        </w:rPr>
        <w:t>O diagrama de atividades apresenta o fluxo de execução das principais operações realizadas no sistema.</w:t>
      </w:r>
    </w:p>
    <w:p w14:paraId="47884EA6" w14:textId="77777777" w:rsidR="00B21E83" w:rsidRPr="00B21E83" w:rsidDel="00773505" w:rsidRDefault="00B21E83" w:rsidP="00B21E83">
      <w:pPr>
        <w:spacing w:line="360" w:lineRule="auto"/>
        <w:jc w:val="both"/>
        <w:rPr>
          <w:del w:id="25" w:author="Maria Julia Sousa de Aquino Goes" w:date="2026-05-22T20:13:00Z" w16du:dateUtc="2026-05-22T23:13:00Z"/>
          <w:rFonts w:ascii="Arial" w:hAnsi="Arial" w:cs="Arial"/>
          <w:b/>
          <w:bCs/>
          <w:sz w:val="28"/>
          <w:szCs w:val="28"/>
        </w:rPr>
      </w:pPr>
      <w:bookmarkStart w:id="26" w:name="_Toc230875530"/>
      <w:bookmarkStart w:id="27" w:name="_Toc230876536"/>
      <w:bookmarkEnd w:id="26"/>
      <w:bookmarkEnd w:id="27"/>
    </w:p>
    <w:p w14:paraId="7D0E3D14" w14:textId="59BA5604" w:rsidR="00690972" w:rsidRDefault="00690972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8" w:name="_Toc230876537"/>
      <w:r>
        <w:rPr>
          <w:rFonts w:ascii="Arial" w:hAnsi="Arial" w:cs="Arial"/>
          <w:b/>
          <w:bCs/>
          <w:sz w:val="28"/>
          <w:szCs w:val="28"/>
        </w:rPr>
        <w:t>Modelo Conceitual</w:t>
      </w:r>
      <w:r w:rsidR="00F13178">
        <w:rPr>
          <w:rFonts w:ascii="Arial" w:hAnsi="Arial" w:cs="Arial"/>
          <w:b/>
          <w:bCs/>
          <w:sz w:val="28"/>
          <w:szCs w:val="28"/>
        </w:rPr>
        <w:t xml:space="preserve"> (MER)</w:t>
      </w:r>
      <w:bookmarkEnd w:id="28"/>
    </w:p>
    <w:p w14:paraId="69395924" w14:textId="18643725" w:rsidR="00690972" w:rsidRDefault="00690972" w:rsidP="00690972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05A677E6" wp14:editId="3F8775B9">
            <wp:simplePos x="0" y="0"/>
            <wp:positionH relativeFrom="page">
              <wp:align>right</wp:align>
            </wp:positionH>
            <wp:positionV relativeFrom="paragraph">
              <wp:posOffset>641242</wp:posOffset>
            </wp:positionV>
            <wp:extent cx="7557770" cy="3554730"/>
            <wp:effectExtent l="0" t="0" r="5080" b="7620"/>
            <wp:wrapSquare wrapText="bothSides"/>
            <wp:docPr id="1984489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89863" name="Imagem 19844898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0972">
        <w:rPr>
          <w:rFonts w:ascii="Arial" w:hAnsi="Arial" w:cs="Arial"/>
          <w:sz w:val="24"/>
          <w:szCs w:val="24"/>
        </w:rPr>
        <w:t>O modelo conceitual representa as principais entidades do sistema e seus relacionamentos sob a perspectiva do negócio.</w:t>
      </w:r>
    </w:p>
    <w:p w14:paraId="60BF1999" w14:textId="4C70A484" w:rsidR="00690972" w:rsidRPr="00690972" w:rsidRDefault="00690972" w:rsidP="00690972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</w:p>
    <w:p w14:paraId="5835AC4F" w14:textId="4AB55123" w:rsidR="00B21E83" w:rsidRDefault="00B21E83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72EAA93" w14:textId="77777777" w:rsidR="00690972" w:rsidRPr="00C519F8" w:rsidRDefault="00690972" w:rsidP="00C519F8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F67890E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720EC969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27ACC27E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B6B3849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712561E5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D20A345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26852E89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9FE7DB6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2C6965D0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0BF5A16C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8779FF7" w14:textId="77777777" w:rsidR="00690972" w:rsidRDefault="00690972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15FE418A" w14:textId="52E40285" w:rsidR="00690972" w:rsidRDefault="00690972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29" w:name="_Toc230876538"/>
      <w:r>
        <w:rPr>
          <w:rFonts w:ascii="Arial" w:hAnsi="Arial" w:cs="Arial"/>
          <w:b/>
          <w:bCs/>
          <w:sz w:val="28"/>
          <w:szCs w:val="28"/>
        </w:rPr>
        <w:lastRenderedPageBreak/>
        <w:t>Diagrama Entidade Relacionamento (DER)</w:t>
      </w:r>
      <w:bookmarkEnd w:id="29"/>
    </w:p>
    <w:p w14:paraId="6340043D" w14:textId="70EC77AC" w:rsidR="00690972" w:rsidRDefault="00690972" w:rsidP="00690972">
      <w:pPr>
        <w:pStyle w:val="PargrafodaLista"/>
        <w:spacing w:line="360" w:lineRule="auto"/>
        <w:ind w:left="1788"/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7A51F79" wp14:editId="3AB7FD91">
            <wp:simplePos x="0" y="0"/>
            <wp:positionH relativeFrom="margin">
              <wp:align>right</wp:align>
            </wp:positionH>
            <wp:positionV relativeFrom="paragraph">
              <wp:posOffset>650970</wp:posOffset>
            </wp:positionV>
            <wp:extent cx="5214213" cy="7821039"/>
            <wp:effectExtent l="0" t="0" r="5715" b="8890"/>
            <wp:wrapSquare wrapText="bothSides"/>
            <wp:docPr id="1836611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1176" name="Imagem 1836611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213" cy="7821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90972">
        <w:rPr>
          <w:rFonts w:ascii="Arial" w:hAnsi="Arial" w:cs="Arial"/>
          <w:noProof/>
          <w:sz w:val="24"/>
          <w:szCs w:val="24"/>
        </w:rPr>
        <w:t>O DER apresenta a estrutura lógica do banco de dados, demonstrando entidades, atributos, relacionamentos e cardinalidades do sistema.</w:t>
      </w:r>
    </w:p>
    <w:p w14:paraId="21A7C243" w14:textId="77777777" w:rsidR="00690972" w:rsidRPr="00690972" w:rsidRDefault="00690972" w:rsidP="00690972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84520AE" w14:textId="2C0F1830" w:rsidR="002810EB" w:rsidRDefault="002810EB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30" w:name="_Toc230876539"/>
      <w:r>
        <w:rPr>
          <w:rFonts w:ascii="Arial" w:hAnsi="Arial" w:cs="Arial"/>
          <w:b/>
          <w:bCs/>
          <w:sz w:val="28"/>
          <w:szCs w:val="28"/>
        </w:rPr>
        <w:lastRenderedPageBreak/>
        <w:t>Diagrama Classes</w:t>
      </w:r>
      <w:bookmarkEnd w:id="30"/>
    </w:p>
    <w:p w14:paraId="5EF52796" w14:textId="02FF0C9C" w:rsidR="00B21E83" w:rsidRPr="00B21E83" w:rsidRDefault="00B21E83" w:rsidP="00B21E83">
      <w:pPr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B21E8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5EB3878A" wp14:editId="5901E1BC">
            <wp:simplePos x="0" y="0"/>
            <wp:positionH relativeFrom="page">
              <wp:posOffset>36141</wp:posOffset>
            </wp:positionH>
            <wp:positionV relativeFrom="paragraph">
              <wp:posOffset>624556</wp:posOffset>
            </wp:positionV>
            <wp:extent cx="7524115" cy="4701540"/>
            <wp:effectExtent l="0" t="0" r="635" b="3810"/>
            <wp:wrapSquare wrapText="bothSides"/>
            <wp:docPr id="15744754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5403" name="Imagem 15744754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11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1E83">
        <w:rPr>
          <w:rFonts w:ascii="Arial" w:hAnsi="Arial" w:cs="Arial"/>
          <w:sz w:val="24"/>
          <w:szCs w:val="24"/>
        </w:rPr>
        <w:t>O diagrama de classes representa a estrutura orientada a objetos do sistema, evidenciando atributos, métodos e relacionamentos entre as classes.</w:t>
      </w:r>
    </w:p>
    <w:p w14:paraId="5EB18F8F" w14:textId="1A3F21C4" w:rsidR="00BD2F6C" w:rsidRDefault="00BD2F6C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2222BCB9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3331523C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75174BDD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691480B4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0B852A67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5384D10B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27C33533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5AC94BCC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477484BB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264C61C2" w14:textId="77777777" w:rsidR="00C519F8" w:rsidRDefault="00C519F8" w:rsidP="002E343E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629D8504" w14:textId="5EDEC609" w:rsidR="00C519F8" w:rsidRPr="004A487E" w:rsidRDefault="00C519F8" w:rsidP="004A487E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31" w:name="_Toc230876540"/>
      <w:r w:rsidRPr="004A487E">
        <w:rPr>
          <w:rFonts w:ascii="Arial" w:hAnsi="Arial" w:cs="Arial"/>
          <w:b/>
          <w:bCs/>
          <w:sz w:val="36"/>
          <w:szCs w:val="36"/>
        </w:rPr>
        <w:lastRenderedPageBreak/>
        <w:t>Estrutura do Banco de Dados</w:t>
      </w:r>
      <w:bookmarkEnd w:id="31"/>
    </w:p>
    <w:p w14:paraId="0B67B5D5" w14:textId="2D3F0489" w:rsidR="00C519F8" w:rsidRDefault="00C519F8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32" w:name="_Toc230876541"/>
      <w:r>
        <w:rPr>
          <w:rFonts w:ascii="Arial" w:hAnsi="Arial" w:cs="Arial"/>
          <w:b/>
          <w:bCs/>
          <w:sz w:val="28"/>
          <w:szCs w:val="28"/>
        </w:rPr>
        <w:t>Dicionário de dados</w:t>
      </w:r>
      <w:bookmarkEnd w:id="32"/>
    </w:p>
    <w:p w14:paraId="0273BCF2" w14:textId="74688B1B" w:rsidR="0040611E" w:rsidRPr="0040611E" w:rsidRDefault="00AB0007" w:rsidP="0040611E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  <w:r w:rsidRPr="00AB0007">
        <w:rPr>
          <w:rFonts w:ascii="Arial" w:hAnsi="Arial" w:cs="Arial"/>
          <w:sz w:val="24"/>
          <w:szCs w:val="24"/>
        </w:rPr>
        <w:t>O dicionário de dados apresenta a descrição das entidades, atributos e tipos de dados utilizados no banco de dados do sistema</w:t>
      </w:r>
      <w:r>
        <w:rPr>
          <w:rFonts w:ascii="Arial" w:hAnsi="Arial" w:cs="Arial"/>
          <w:sz w:val="24"/>
          <w:szCs w:val="24"/>
        </w:rPr>
        <w:t>.</w:t>
      </w:r>
    </w:p>
    <w:p w14:paraId="7E6D84D2" w14:textId="63EF8B9B" w:rsidR="0040611E" w:rsidRPr="0040611E" w:rsidRDefault="00C519F8" w:rsidP="006965A4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5BA14AF" wp14:editId="7E43F107">
            <wp:simplePos x="0" y="0"/>
            <wp:positionH relativeFrom="page">
              <wp:align>left</wp:align>
            </wp:positionH>
            <wp:positionV relativeFrom="paragraph">
              <wp:posOffset>123079</wp:posOffset>
            </wp:positionV>
            <wp:extent cx="7523480" cy="5015865"/>
            <wp:effectExtent l="0" t="0" r="1270" b="0"/>
            <wp:wrapSquare wrapText="bothSides"/>
            <wp:docPr id="2083312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12056" name="Imagem 20833120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465" cy="5027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5A4">
        <w:rPr>
          <w:rFonts w:ascii="Arial" w:hAnsi="Arial" w:cs="Arial"/>
          <w:b/>
          <w:bCs/>
          <w:sz w:val="28"/>
          <w:szCs w:val="28"/>
        </w:rPr>
        <w:br/>
      </w:r>
    </w:p>
    <w:p w14:paraId="1612BF7B" w14:textId="28BE5583" w:rsidR="00EA195B" w:rsidRDefault="0040611E" w:rsidP="004A487E">
      <w:pPr>
        <w:pStyle w:val="Ttulo2"/>
        <w:numPr>
          <w:ilvl w:val="1"/>
          <w:numId w:val="40"/>
        </w:numPr>
        <w:rPr>
          <w:rFonts w:ascii="Arial" w:hAnsi="Arial" w:cs="Arial"/>
          <w:b/>
          <w:bCs/>
          <w:sz w:val="28"/>
          <w:szCs w:val="28"/>
        </w:rPr>
      </w:pPr>
      <w:bookmarkStart w:id="33" w:name="_Toc230876542"/>
      <w:r w:rsidRPr="0040611E">
        <w:rPr>
          <w:rFonts w:ascii="Arial" w:hAnsi="Arial" w:cs="Arial"/>
          <w:b/>
          <w:bCs/>
          <w:sz w:val="28"/>
          <w:szCs w:val="28"/>
        </w:rPr>
        <w:t>Script DDL do Banco de Dados</w:t>
      </w:r>
      <w:bookmarkEnd w:id="33"/>
    </w:p>
    <w:p w14:paraId="346A7D3B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CREATE DATABASE </w:t>
      </w:r>
      <w:proofErr w:type="spellStart"/>
      <w:r w:rsidRPr="00335E52">
        <w:rPr>
          <w:rFonts w:ascii="Arial" w:hAnsi="Arial" w:cs="Arial"/>
          <w:sz w:val="24"/>
          <w:szCs w:val="24"/>
        </w:rPr>
        <w:t>CineBR</w:t>
      </w:r>
      <w:proofErr w:type="spellEnd"/>
      <w:r w:rsidRPr="00335E52">
        <w:rPr>
          <w:rFonts w:ascii="Arial" w:hAnsi="Arial" w:cs="Arial"/>
          <w:sz w:val="24"/>
          <w:szCs w:val="24"/>
        </w:rPr>
        <w:t>;</w:t>
      </w:r>
    </w:p>
    <w:p w14:paraId="74530152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USE </w:t>
      </w:r>
      <w:proofErr w:type="spellStart"/>
      <w:r w:rsidRPr="00335E52">
        <w:rPr>
          <w:rFonts w:ascii="Arial" w:hAnsi="Arial" w:cs="Arial"/>
          <w:sz w:val="24"/>
          <w:szCs w:val="24"/>
        </w:rPr>
        <w:t>CineBR</w:t>
      </w:r>
      <w:proofErr w:type="spellEnd"/>
      <w:r w:rsidRPr="00335E52">
        <w:rPr>
          <w:rFonts w:ascii="Arial" w:hAnsi="Arial" w:cs="Arial"/>
          <w:sz w:val="24"/>
          <w:szCs w:val="24"/>
        </w:rPr>
        <w:t>;</w:t>
      </w:r>
    </w:p>
    <w:p w14:paraId="2F668C2B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0C1C1E5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335E52">
        <w:rPr>
          <w:rFonts w:ascii="Arial" w:hAnsi="Arial" w:cs="Arial"/>
          <w:sz w:val="24"/>
          <w:szCs w:val="24"/>
        </w:rPr>
        <w:t>usuario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(</w:t>
      </w:r>
    </w:p>
    <w:p w14:paraId="2DC3FB5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id_usuario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528D2FD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nome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100) NOT NULL,</w:t>
      </w:r>
    </w:p>
    <w:p w14:paraId="0D71F82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email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150) NOT NULL UNIQUE,</w:t>
      </w:r>
    </w:p>
    <w:p w14:paraId="684A5D0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senha_hash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255) NOT NULL,</w:t>
      </w:r>
    </w:p>
    <w:p w14:paraId="07DF42A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cpf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14) NOT NULL UNIQUE,</w:t>
      </w:r>
    </w:p>
    <w:p w14:paraId="1B0D2FE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data_nascimento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 NOT NULL,</w:t>
      </w:r>
    </w:p>
    <w:p w14:paraId="63F46B7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perfil_usuario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20) NOT NULL,</w:t>
      </w:r>
    </w:p>
    <w:p w14:paraId="32CBA24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data_cadastro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DATETIME NOT NULL DEFAULT CURRENT_TIMESTAMP</w:t>
      </w:r>
    </w:p>
    <w:p w14:paraId="491E374B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273C117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4677A8B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CREATE TABLE filme (</w:t>
      </w:r>
    </w:p>
    <w:p w14:paraId="778FAF0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id_filme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5E3A4468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nome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100) NOT NULL,</w:t>
      </w:r>
    </w:p>
    <w:p w14:paraId="7C5F31B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genero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50) NOT NULL,</w:t>
      </w:r>
    </w:p>
    <w:p w14:paraId="6B02C41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duracao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TIME NOT NULL,</w:t>
      </w:r>
    </w:p>
    <w:p w14:paraId="642AAB4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classificacao_indicativa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10) NOT NULL,</w:t>
      </w:r>
    </w:p>
    <w:p w14:paraId="53FACBA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sinopse TEXT NOT NULL,</w:t>
      </w:r>
    </w:p>
    <w:p w14:paraId="5763398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data_lancamento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 NOT NULL</w:t>
      </w:r>
    </w:p>
    <w:p w14:paraId="14A2DFE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4774CEC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672C852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CREATE TABLE sala (</w:t>
      </w:r>
    </w:p>
    <w:p w14:paraId="31FDD8A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id_sala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726C64B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numero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 UNIQUE,</w:t>
      </w:r>
    </w:p>
    <w:p w14:paraId="435FA9B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numero_lugares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47FF0CB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tipo_sala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50) NOT NULL</w:t>
      </w:r>
    </w:p>
    <w:p w14:paraId="1E98125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4B04541E" w14:textId="77777777" w:rsid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1FBEA6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001BEBC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CREATE TABLE assento (</w:t>
      </w:r>
    </w:p>
    <w:p w14:paraId="4A31D656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id_assento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74F88A4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codigo_identificacao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10) NOT NULL,</w:t>
      </w:r>
    </w:p>
    <w:p w14:paraId="7DDE3A6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idSala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51749069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7FD4EF1F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fk_assento_sala</w:t>
      </w:r>
      <w:proofErr w:type="spellEnd"/>
    </w:p>
    <w:p w14:paraId="26E6767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idSala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725AA26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sala(</w:t>
      </w:r>
      <w:proofErr w:type="spellStart"/>
      <w:r w:rsidRPr="00335E52">
        <w:rPr>
          <w:rFonts w:ascii="Arial" w:hAnsi="Arial" w:cs="Arial"/>
          <w:sz w:val="24"/>
          <w:szCs w:val="24"/>
        </w:rPr>
        <w:t>id_sala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1A14D24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2BD3189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5C6391A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335E52">
        <w:rPr>
          <w:rFonts w:ascii="Arial" w:hAnsi="Arial" w:cs="Arial"/>
          <w:sz w:val="24"/>
          <w:szCs w:val="24"/>
        </w:rPr>
        <w:t>sessao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(</w:t>
      </w:r>
    </w:p>
    <w:p w14:paraId="72D6A47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id_sessao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2F70D81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idSala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171F39F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idFilme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2400388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data_hora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DATETIME NOT NULL,</w:t>
      </w:r>
    </w:p>
    <w:p w14:paraId="3785BE4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tipo_exibicao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50) NOT NULL,</w:t>
      </w:r>
    </w:p>
    <w:p w14:paraId="20E09F5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644D199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fk_sessao_sala</w:t>
      </w:r>
      <w:proofErr w:type="spellEnd"/>
    </w:p>
    <w:p w14:paraId="7CDB283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idSala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7EA2C3E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sala(</w:t>
      </w:r>
      <w:proofErr w:type="spellStart"/>
      <w:r w:rsidRPr="00335E52">
        <w:rPr>
          <w:rFonts w:ascii="Arial" w:hAnsi="Arial" w:cs="Arial"/>
          <w:sz w:val="24"/>
          <w:szCs w:val="24"/>
        </w:rPr>
        <w:t>id_sala</w:t>
      </w:r>
      <w:proofErr w:type="spellEnd"/>
      <w:r w:rsidRPr="00335E52">
        <w:rPr>
          <w:rFonts w:ascii="Arial" w:hAnsi="Arial" w:cs="Arial"/>
          <w:sz w:val="24"/>
          <w:szCs w:val="24"/>
        </w:rPr>
        <w:t>),</w:t>
      </w:r>
    </w:p>
    <w:p w14:paraId="45438EB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4BC6520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fk_sessao_filme</w:t>
      </w:r>
      <w:proofErr w:type="spellEnd"/>
    </w:p>
    <w:p w14:paraId="1244B63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idFilme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710E811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filme(</w:t>
      </w:r>
      <w:proofErr w:type="spellStart"/>
      <w:r w:rsidRPr="00335E52">
        <w:rPr>
          <w:rFonts w:ascii="Arial" w:hAnsi="Arial" w:cs="Arial"/>
          <w:sz w:val="24"/>
          <w:szCs w:val="24"/>
        </w:rPr>
        <w:t>id_filme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547B42E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17C228A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0E9D6F6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CREATE TABLE compra (</w:t>
      </w:r>
    </w:p>
    <w:p w14:paraId="48C662E8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id_compra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7DCD3E7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id_usuario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45E323F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data_compra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DATETIME NOT NULL DEFAULT CURRENT_TIMESTAMP,</w:t>
      </w:r>
    </w:p>
    <w:p w14:paraId="35E6A8FF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valor_total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DECIMAL(</w:t>
      </w:r>
      <w:proofErr w:type="gramEnd"/>
      <w:r w:rsidRPr="00335E52">
        <w:rPr>
          <w:rFonts w:ascii="Arial" w:hAnsi="Arial" w:cs="Arial"/>
          <w:sz w:val="24"/>
          <w:szCs w:val="24"/>
        </w:rPr>
        <w:t>10,2) NOT NULL,</w:t>
      </w:r>
    </w:p>
    <w:p w14:paraId="6CEE0D4F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status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20) NOT NULL,</w:t>
      </w:r>
    </w:p>
    <w:p w14:paraId="03818544" w14:textId="77777777" w:rsid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47B44D7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AE23508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fk_compra_usuario</w:t>
      </w:r>
      <w:proofErr w:type="spellEnd"/>
    </w:p>
    <w:p w14:paraId="731937A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id_usuario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29787036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335E52">
        <w:rPr>
          <w:rFonts w:ascii="Arial" w:hAnsi="Arial" w:cs="Arial"/>
          <w:sz w:val="24"/>
          <w:szCs w:val="24"/>
        </w:rPr>
        <w:t>usuario</w:t>
      </w:r>
      <w:proofErr w:type="spellEnd"/>
      <w:r w:rsidRPr="00335E52">
        <w:rPr>
          <w:rFonts w:ascii="Arial" w:hAnsi="Arial" w:cs="Arial"/>
          <w:sz w:val="24"/>
          <w:szCs w:val="24"/>
        </w:rPr>
        <w:t>(</w:t>
      </w:r>
      <w:proofErr w:type="spellStart"/>
      <w:r w:rsidRPr="00335E52">
        <w:rPr>
          <w:rFonts w:ascii="Arial" w:hAnsi="Arial" w:cs="Arial"/>
          <w:sz w:val="24"/>
          <w:szCs w:val="24"/>
        </w:rPr>
        <w:t>id_usuario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0C75952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15E86C6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092DCA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335E52">
        <w:rPr>
          <w:rFonts w:ascii="Arial" w:hAnsi="Arial" w:cs="Arial"/>
          <w:sz w:val="24"/>
          <w:szCs w:val="24"/>
        </w:rPr>
        <w:t>forma_pagamento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(</w:t>
      </w:r>
    </w:p>
    <w:p w14:paraId="6D2869A1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id_forma_pagamento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426939B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nome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50) NOT NULL</w:t>
      </w:r>
    </w:p>
    <w:p w14:paraId="59D77DB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3AFFA336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7C25298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CREATE TABLE pagamento (</w:t>
      </w:r>
    </w:p>
    <w:p w14:paraId="38B6205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id_pagamento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3E047C3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idCompra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4D1DD0B9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idFormaPagamento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0BDD306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status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20) NOT NULL,</w:t>
      </w:r>
    </w:p>
    <w:p w14:paraId="3F95FE0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valor </w:t>
      </w:r>
      <w:proofErr w:type="gramStart"/>
      <w:r w:rsidRPr="00335E52">
        <w:rPr>
          <w:rFonts w:ascii="Arial" w:hAnsi="Arial" w:cs="Arial"/>
          <w:sz w:val="24"/>
          <w:szCs w:val="24"/>
        </w:rPr>
        <w:t>DECIMAL(</w:t>
      </w:r>
      <w:proofErr w:type="gramEnd"/>
      <w:r w:rsidRPr="00335E52">
        <w:rPr>
          <w:rFonts w:ascii="Arial" w:hAnsi="Arial" w:cs="Arial"/>
          <w:sz w:val="24"/>
          <w:szCs w:val="24"/>
        </w:rPr>
        <w:t>10,2) NOT NULL,</w:t>
      </w:r>
    </w:p>
    <w:p w14:paraId="783E8DD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data_pagamento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DATETIME NOT NULL DEFAULT CURRENT_TIMESTAMP,</w:t>
      </w:r>
    </w:p>
    <w:p w14:paraId="12D40EE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token_pagamento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255),</w:t>
      </w:r>
    </w:p>
    <w:p w14:paraId="6C4D7F5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741A7C3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fk_pagamento_compra</w:t>
      </w:r>
      <w:proofErr w:type="spellEnd"/>
    </w:p>
    <w:p w14:paraId="371BA3D8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idCompra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3A695DE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compra(</w:t>
      </w:r>
      <w:proofErr w:type="spellStart"/>
      <w:r w:rsidRPr="00335E52">
        <w:rPr>
          <w:rFonts w:ascii="Arial" w:hAnsi="Arial" w:cs="Arial"/>
          <w:sz w:val="24"/>
          <w:szCs w:val="24"/>
        </w:rPr>
        <w:t>id_compra</w:t>
      </w:r>
      <w:proofErr w:type="spellEnd"/>
      <w:r w:rsidRPr="00335E52">
        <w:rPr>
          <w:rFonts w:ascii="Arial" w:hAnsi="Arial" w:cs="Arial"/>
          <w:sz w:val="24"/>
          <w:szCs w:val="24"/>
        </w:rPr>
        <w:t>),</w:t>
      </w:r>
    </w:p>
    <w:p w14:paraId="7745195F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30EB4E4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fk_pagamento_forma</w:t>
      </w:r>
      <w:proofErr w:type="spellEnd"/>
    </w:p>
    <w:p w14:paraId="4E26712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idFormaPagamento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33D0A97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335E52">
        <w:rPr>
          <w:rFonts w:ascii="Arial" w:hAnsi="Arial" w:cs="Arial"/>
          <w:sz w:val="24"/>
          <w:szCs w:val="24"/>
        </w:rPr>
        <w:t>forma_pagamento</w:t>
      </w:r>
      <w:proofErr w:type="spellEnd"/>
      <w:r w:rsidRPr="00335E52">
        <w:rPr>
          <w:rFonts w:ascii="Arial" w:hAnsi="Arial" w:cs="Arial"/>
          <w:sz w:val="24"/>
          <w:szCs w:val="24"/>
        </w:rPr>
        <w:t>(</w:t>
      </w:r>
      <w:proofErr w:type="spellStart"/>
      <w:r w:rsidRPr="00335E52">
        <w:rPr>
          <w:rFonts w:ascii="Arial" w:hAnsi="Arial" w:cs="Arial"/>
          <w:sz w:val="24"/>
          <w:szCs w:val="24"/>
        </w:rPr>
        <w:t>id_forma_pagamento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6701CCB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4B18435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7CDBD118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CREATE TABLE ingresso (</w:t>
      </w:r>
    </w:p>
    <w:p w14:paraId="17F16EE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id_ingresso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2439081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idSessao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3AF8F2B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idCompra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7B850AF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idAssento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3A02521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tipo_ingresso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35E52">
        <w:rPr>
          <w:rFonts w:ascii="Arial" w:hAnsi="Arial" w:cs="Arial"/>
          <w:sz w:val="24"/>
          <w:szCs w:val="24"/>
        </w:rPr>
        <w:t>VARCHAR(</w:t>
      </w:r>
      <w:proofErr w:type="gramEnd"/>
      <w:r w:rsidRPr="00335E52">
        <w:rPr>
          <w:rFonts w:ascii="Arial" w:hAnsi="Arial" w:cs="Arial"/>
          <w:sz w:val="24"/>
          <w:szCs w:val="24"/>
        </w:rPr>
        <w:t>30) NOT NULL,</w:t>
      </w:r>
    </w:p>
    <w:p w14:paraId="0614043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qr_code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TEXT NOT NULL,</w:t>
      </w:r>
    </w:p>
    <w:p w14:paraId="48F26CE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data_emissao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DATETIME NOT NULL DEFAULT CURRENT_TIMESTAMP,</w:t>
      </w:r>
    </w:p>
    <w:p w14:paraId="17479E6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319389E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fk_ingresso_sessao</w:t>
      </w:r>
      <w:proofErr w:type="spellEnd"/>
    </w:p>
    <w:p w14:paraId="041EA2F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idSessao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265E7FC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335E52">
        <w:rPr>
          <w:rFonts w:ascii="Arial" w:hAnsi="Arial" w:cs="Arial"/>
          <w:sz w:val="24"/>
          <w:szCs w:val="24"/>
        </w:rPr>
        <w:t>sessao</w:t>
      </w:r>
      <w:proofErr w:type="spellEnd"/>
      <w:r w:rsidRPr="00335E52">
        <w:rPr>
          <w:rFonts w:ascii="Arial" w:hAnsi="Arial" w:cs="Arial"/>
          <w:sz w:val="24"/>
          <w:szCs w:val="24"/>
        </w:rPr>
        <w:t>(</w:t>
      </w:r>
      <w:proofErr w:type="spellStart"/>
      <w:r w:rsidRPr="00335E52">
        <w:rPr>
          <w:rFonts w:ascii="Arial" w:hAnsi="Arial" w:cs="Arial"/>
          <w:sz w:val="24"/>
          <w:szCs w:val="24"/>
        </w:rPr>
        <w:t>id_sessao</w:t>
      </w:r>
      <w:proofErr w:type="spellEnd"/>
      <w:r w:rsidRPr="00335E52">
        <w:rPr>
          <w:rFonts w:ascii="Arial" w:hAnsi="Arial" w:cs="Arial"/>
          <w:sz w:val="24"/>
          <w:szCs w:val="24"/>
        </w:rPr>
        <w:t>),</w:t>
      </w:r>
    </w:p>
    <w:p w14:paraId="1257AE1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48BD4FF6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fk_ingresso_compra</w:t>
      </w:r>
      <w:proofErr w:type="spellEnd"/>
    </w:p>
    <w:p w14:paraId="21B17A6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lastRenderedPageBreak/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idCompra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30B128F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compra(</w:t>
      </w:r>
      <w:proofErr w:type="spellStart"/>
      <w:r w:rsidRPr="00335E52">
        <w:rPr>
          <w:rFonts w:ascii="Arial" w:hAnsi="Arial" w:cs="Arial"/>
          <w:sz w:val="24"/>
          <w:szCs w:val="24"/>
        </w:rPr>
        <w:t>id_compra</w:t>
      </w:r>
      <w:proofErr w:type="spellEnd"/>
      <w:r w:rsidRPr="00335E52">
        <w:rPr>
          <w:rFonts w:ascii="Arial" w:hAnsi="Arial" w:cs="Arial"/>
          <w:sz w:val="24"/>
          <w:szCs w:val="24"/>
        </w:rPr>
        <w:t>),</w:t>
      </w:r>
    </w:p>
    <w:p w14:paraId="177E69E0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67B0626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fk_ingresso_assento</w:t>
      </w:r>
      <w:proofErr w:type="spellEnd"/>
    </w:p>
    <w:p w14:paraId="74BD0EAB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idAssento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13E8A7D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assento(</w:t>
      </w:r>
      <w:proofErr w:type="spellStart"/>
      <w:r w:rsidRPr="00335E52">
        <w:rPr>
          <w:rFonts w:ascii="Arial" w:hAnsi="Arial" w:cs="Arial"/>
          <w:sz w:val="24"/>
          <w:szCs w:val="24"/>
        </w:rPr>
        <w:t>id_assento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5F7C98EF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);</w:t>
      </w:r>
    </w:p>
    <w:p w14:paraId="4A03E5E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296FFDF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CREATE TABLE </w:t>
      </w:r>
      <w:proofErr w:type="spellStart"/>
      <w:r w:rsidRPr="00335E52">
        <w:rPr>
          <w:rFonts w:ascii="Arial" w:hAnsi="Arial" w:cs="Arial"/>
          <w:sz w:val="24"/>
          <w:szCs w:val="24"/>
        </w:rPr>
        <w:t>avaliacao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(</w:t>
      </w:r>
    </w:p>
    <w:p w14:paraId="45E2CFA6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id_avaliacao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PRIMARY KEY AUTO_INCREMENT,</w:t>
      </w:r>
    </w:p>
    <w:p w14:paraId="2944F1A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idUsuario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54F6EE5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idFilme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INT NOT NULL,</w:t>
      </w:r>
    </w:p>
    <w:p w14:paraId="2022E15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nota FLOAT NOT NULL,</w:t>
      </w:r>
    </w:p>
    <w:p w14:paraId="752C917C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335E52">
        <w:rPr>
          <w:rFonts w:ascii="Arial" w:hAnsi="Arial" w:cs="Arial"/>
          <w:sz w:val="24"/>
          <w:szCs w:val="24"/>
        </w:rPr>
        <w:t>data_avaliacao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 DATETIME NOT NULL DEFAULT CURRENT_TIMESTAMP,</w:t>
      </w:r>
    </w:p>
    <w:p w14:paraId="49D6470B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3C705AB8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fk_avaliacao_usuario</w:t>
      </w:r>
      <w:proofErr w:type="spellEnd"/>
    </w:p>
    <w:p w14:paraId="3D5529FF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idUsuario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0738FDB9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</w:t>
      </w:r>
      <w:proofErr w:type="spellStart"/>
      <w:r w:rsidRPr="00335E52">
        <w:rPr>
          <w:rFonts w:ascii="Arial" w:hAnsi="Arial" w:cs="Arial"/>
          <w:sz w:val="24"/>
          <w:szCs w:val="24"/>
        </w:rPr>
        <w:t>usuario</w:t>
      </w:r>
      <w:proofErr w:type="spellEnd"/>
      <w:r w:rsidRPr="00335E52">
        <w:rPr>
          <w:rFonts w:ascii="Arial" w:hAnsi="Arial" w:cs="Arial"/>
          <w:sz w:val="24"/>
          <w:szCs w:val="24"/>
        </w:rPr>
        <w:t>(</w:t>
      </w:r>
      <w:proofErr w:type="spellStart"/>
      <w:r w:rsidRPr="00335E52">
        <w:rPr>
          <w:rFonts w:ascii="Arial" w:hAnsi="Arial" w:cs="Arial"/>
          <w:sz w:val="24"/>
          <w:szCs w:val="24"/>
        </w:rPr>
        <w:t>id_usuario</w:t>
      </w:r>
      <w:proofErr w:type="spellEnd"/>
      <w:r w:rsidRPr="00335E52">
        <w:rPr>
          <w:rFonts w:ascii="Arial" w:hAnsi="Arial" w:cs="Arial"/>
          <w:sz w:val="24"/>
          <w:szCs w:val="24"/>
        </w:rPr>
        <w:t>),</w:t>
      </w:r>
    </w:p>
    <w:p w14:paraId="306A4CC5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790FDBA2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fk_avaliacao_filme</w:t>
      </w:r>
      <w:proofErr w:type="spellEnd"/>
    </w:p>
    <w:p w14:paraId="7069CD49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FOREIGN KEY (</w:t>
      </w:r>
      <w:proofErr w:type="spellStart"/>
      <w:r w:rsidRPr="00335E52">
        <w:rPr>
          <w:rFonts w:ascii="Arial" w:hAnsi="Arial" w:cs="Arial"/>
          <w:sz w:val="24"/>
          <w:szCs w:val="24"/>
        </w:rPr>
        <w:t>idFilme</w:t>
      </w:r>
      <w:proofErr w:type="spellEnd"/>
      <w:r w:rsidRPr="00335E52">
        <w:rPr>
          <w:rFonts w:ascii="Arial" w:hAnsi="Arial" w:cs="Arial"/>
          <w:sz w:val="24"/>
          <w:szCs w:val="24"/>
        </w:rPr>
        <w:t>)</w:t>
      </w:r>
    </w:p>
    <w:p w14:paraId="25F5580A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REFERENCES filme(</w:t>
      </w:r>
      <w:proofErr w:type="spellStart"/>
      <w:r w:rsidRPr="00335E52">
        <w:rPr>
          <w:rFonts w:ascii="Arial" w:hAnsi="Arial" w:cs="Arial"/>
          <w:sz w:val="24"/>
          <w:szCs w:val="24"/>
        </w:rPr>
        <w:t>id_filme</w:t>
      </w:r>
      <w:proofErr w:type="spellEnd"/>
      <w:r w:rsidRPr="00335E52">
        <w:rPr>
          <w:rFonts w:ascii="Arial" w:hAnsi="Arial" w:cs="Arial"/>
          <w:sz w:val="24"/>
          <w:szCs w:val="24"/>
        </w:rPr>
        <w:t>),</w:t>
      </w:r>
    </w:p>
    <w:p w14:paraId="503F4E79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27B265C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CONSTRAINT </w:t>
      </w:r>
      <w:proofErr w:type="spellStart"/>
      <w:r w:rsidRPr="00335E52">
        <w:rPr>
          <w:rFonts w:ascii="Arial" w:hAnsi="Arial" w:cs="Arial"/>
          <w:sz w:val="24"/>
          <w:szCs w:val="24"/>
        </w:rPr>
        <w:t>uq_usuario_filme</w:t>
      </w:r>
      <w:proofErr w:type="spellEnd"/>
    </w:p>
    <w:p w14:paraId="584BDAB9" w14:textId="0BA7CC56" w:rsid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        UNIQUE (</w:t>
      </w:r>
      <w:proofErr w:type="spellStart"/>
      <w:r w:rsidRPr="00335E52">
        <w:rPr>
          <w:rFonts w:ascii="Arial" w:hAnsi="Arial" w:cs="Arial"/>
          <w:sz w:val="24"/>
          <w:szCs w:val="24"/>
        </w:rPr>
        <w:t>idUsuario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35E52">
        <w:rPr>
          <w:rFonts w:ascii="Arial" w:hAnsi="Arial" w:cs="Arial"/>
          <w:sz w:val="24"/>
          <w:szCs w:val="24"/>
        </w:rPr>
        <w:t>idFilme</w:t>
      </w:r>
      <w:proofErr w:type="spellEnd"/>
      <w:r w:rsidRPr="00335E52">
        <w:rPr>
          <w:rFonts w:ascii="Arial" w:hAnsi="Arial" w:cs="Arial"/>
          <w:sz w:val="24"/>
          <w:szCs w:val="24"/>
        </w:rPr>
        <w:t>));</w:t>
      </w:r>
    </w:p>
    <w:p w14:paraId="041F1CC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7112E0C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-- Impede assento duplicado na mesma sessão</w:t>
      </w:r>
    </w:p>
    <w:p w14:paraId="7C45BF2D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ALTER TABLE ingresso</w:t>
      </w:r>
    </w:p>
    <w:p w14:paraId="1AC42AD8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ADD CONSTRAINT </w:t>
      </w:r>
      <w:proofErr w:type="spellStart"/>
      <w:r w:rsidRPr="00335E52">
        <w:rPr>
          <w:rFonts w:ascii="Arial" w:hAnsi="Arial" w:cs="Arial"/>
          <w:sz w:val="24"/>
          <w:szCs w:val="24"/>
        </w:rPr>
        <w:t>uq_assento_sessao</w:t>
      </w:r>
      <w:proofErr w:type="spellEnd"/>
    </w:p>
    <w:p w14:paraId="72AC5FEE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UNIQUE (</w:t>
      </w:r>
      <w:proofErr w:type="spellStart"/>
      <w:r w:rsidRPr="00335E52">
        <w:rPr>
          <w:rFonts w:ascii="Arial" w:hAnsi="Arial" w:cs="Arial"/>
          <w:sz w:val="24"/>
          <w:szCs w:val="24"/>
        </w:rPr>
        <w:t>idSessao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35E52">
        <w:rPr>
          <w:rFonts w:ascii="Arial" w:hAnsi="Arial" w:cs="Arial"/>
          <w:sz w:val="24"/>
          <w:szCs w:val="24"/>
        </w:rPr>
        <w:t>idAssento</w:t>
      </w:r>
      <w:proofErr w:type="spellEnd"/>
      <w:r w:rsidRPr="00335E52">
        <w:rPr>
          <w:rFonts w:ascii="Arial" w:hAnsi="Arial" w:cs="Arial"/>
          <w:sz w:val="24"/>
          <w:szCs w:val="24"/>
        </w:rPr>
        <w:t>);</w:t>
      </w:r>
    </w:p>
    <w:p w14:paraId="59E927E4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60AC4E89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-- Impede duas sessões na mesma sala e horário</w:t>
      </w:r>
    </w:p>
    <w:p w14:paraId="4D4DCF83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ALTER TABLE </w:t>
      </w:r>
      <w:proofErr w:type="spellStart"/>
      <w:r w:rsidRPr="00335E52">
        <w:rPr>
          <w:rFonts w:ascii="Arial" w:hAnsi="Arial" w:cs="Arial"/>
          <w:sz w:val="24"/>
          <w:szCs w:val="24"/>
        </w:rPr>
        <w:t>sessao</w:t>
      </w:r>
      <w:proofErr w:type="spellEnd"/>
    </w:p>
    <w:p w14:paraId="3D1EA417" w14:textId="77777777" w:rsidR="00335E52" w:rsidRPr="00335E52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 xml:space="preserve">ADD CONSTRAINT </w:t>
      </w:r>
      <w:proofErr w:type="spellStart"/>
      <w:r w:rsidRPr="00335E52">
        <w:rPr>
          <w:rFonts w:ascii="Arial" w:hAnsi="Arial" w:cs="Arial"/>
          <w:sz w:val="24"/>
          <w:szCs w:val="24"/>
        </w:rPr>
        <w:t>uq_sala_horario</w:t>
      </w:r>
      <w:proofErr w:type="spellEnd"/>
    </w:p>
    <w:p w14:paraId="57E86E4D" w14:textId="5B89D57A" w:rsidR="006C390D" w:rsidRDefault="00335E52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  <w:r w:rsidRPr="00335E52">
        <w:rPr>
          <w:rFonts w:ascii="Arial" w:hAnsi="Arial" w:cs="Arial"/>
          <w:sz w:val="24"/>
          <w:szCs w:val="24"/>
        </w:rPr>
        <w:t>UNIQUE (</w:t>
      </w:r>
      <w:proofErr w:type="spellStart"/>
      <w:r w:rsidRPr="00335E52">
        <w:rPr>
          <w:rFonts w:ascii="Arial" w:hAnsi="Arial" w:cs="Arial"/>
          <w:sz w:val="24"/>
          <w:szCs w:val="24"/>
        </w:rPr>
        <w:t>idSala</w:t>
      </w:r>
      <w:proofErr w:type="spellEnd"/>
      <w:r w:rsidRPr="00335E5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35E52">
        <w:rPr>
          <w:rFonts w:ascii="Arial" w:hAnsi="Arial" w:cs="Arial"/>
          <w:sz w:val="24"/>
          <w:szCs w:val="24"/>
        </w:rPr>
        <w:t>data_hora</w:t>
      </w:r>
      <w:proofErr w:type="spellEnd"/>
      <w:r w:rsidRPr="00335E52">
        <w:rPr>
          <w:rFonts w:ascii="Arial" w:hAnsi="Arial" w:cs="Arial"/>
          <w:sz w:val="24"/>
          <w:szCs w:val="24"/>
        </w:rPr>
        <w:t>);</w:t>
      </w:r>
    </w:p>
    <w:p w14:paraId="352A58BC" w14:textId="77777777" w:rsidR="00A17FF7" w:rsidRDefault="00A17FF7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2A9DA29E" w14:textId="77777777" w:rsidR="004A487E" w:rsidRDefault="004A487E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415FF879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449C10BB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FCA616B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7C8F0D7D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5308E8D3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7FA67E6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24DAB65D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07E0A21D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206C6632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C3BC31A" w14:textId="77777777" w:rsidR="00BE4BBC" w:rsidRDefault="00BE4BBC" w:rsidP="00335E52">
      <w:pPr>
        <w:pStyle w:val="PargrafodaLista"/>
        <w:spacing w:line="10" w:lineRule="atLeast"/>
        <w:ind w:left="1788"/>
        <w:jc w:val="both"/>
        <w:rPr>
          <w:rFonts w:ascii="Arial" w:hAnsi="Arial" w:cs="Arial"/>
          <w:sz w:val="24"/>
          <w:szCs w:val="24"/>
        </w:rPr>
      </w:pPr>
    </w:p>
    <w:p w14:paraId="1689E0EE" w14:textId="7DA51727" w:rsidR="004A487E" w:rsidRPr="00A17FF7" w:rsidRDefault="00C34C1A" w:rsidP="00A17FF7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34" w:name="_Toc230876543"/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63B2E74" wp14:editId="367D180D">
            <wp:simplePos x="0" y="0"/>
            <wp:positionH relativeFrom="margin">
              <wp:posOffset>5902325</wp:posOffset>
            </wp:positionH>
            <wp:positionV relativeFrom="paragraph">
              <wp:posOffset>325755</wp:posOffset>
            </wp:positionV>
            <wp:extent cx="1308100" cy="2646045"/>
            <wp:effectExtent l="0" t="0" r="6350" b="1905"/>
            <wp:wrapSquare wrapText="bothSides"/>
            <wp:docPr id="188048533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6">
        <w:rPr>
          <w:noProof/>
        </w:rPr>
        <w:drawing>
          <wp:anchor distT="0" distB="0" distL="114300" distR="114300" simplePos="0" relativeHeight="251679744" behindDoc="0" locked="0" layoutInCell="1" allowOverlap="1" wp14:anchorId="72386917" wp14:editId="0C013EC2">
            <wp:simplePos x="0" y="0"/>
            <wp:positionH relativeFrom="margin">
              <wp:posOffset>4465506</wp:posOffset>
            </wp:positionH>
            <wp:positionV relativeFrom="paragraph">
              <wp:posOffset>325120</wp:posOffset>
            </wp:positionV>
            <wp:extent cx="1318260" cy="2661285"/>
            <wp:effectExtent l="0" t="0" r="0" b="5715"/>
            <wp:wrapSquare wrapText="bothSides"/>
            <wp:docPr id="5306962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4EFC0EC8" wp14:editId="577AF999">
            <wp:simplePos x="0" y="0"/>
            <wp:positionH relativeFrom="page">
              <wp:posOffset>3083111</wp:posOffset>
            </wp:positionH>
            <wp:positionV relativeFrom="paragraph">
              <wp:posOffset>310515</wp:posOffset>
            </wp:positionV>
            <wp:extent cx="1328420" cy="2687320"/>
            <wp:effectExtent l="0" t="0" r="5080" b="0"/>
            <wp:wrapSquare wrapText="bothSides"/>
            <wp:docPr id="10198586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361C">
        <w:rPr>
          <w:noProof/>
        </w:rPr>
        <w:drawing>
          <wp:anchor distT="0" distB="0" distL="114300" distR="114300" simplePos="0" relativeHeight="251677696" behindDoc="0" locked="0" layoutInCell="1" allowOverlap="1" wp14:anchorId="046C2B0C" wp14:editId="2FC64BBF">
            <wp:simplePos x="0" y="0"/>
            <wp:positionH relativeFrom="margin">
              <wp:posOffset>1471326</wp:posOffset>
            </wp:positionH>
            <wp:positionV relativeFrom="paragraph">
              <wp:posOffset>340809</wp:posOffset>
            </wp:positionV>
            <wp:extent cx="1337945" cy="2709545"/>
            <wp:effectExtent l="0" t="0" r="0" b="0"/>
            <wp:wrapSquare wrapText="bothSides"/>
            <wp:docPr id="1665602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945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7FF7">
        <w:rPr>
          <w:rFonts w:ascii="Arial" w:hAnsi="Arial" w:cs="Arial"/>
          <w:b/>
          <w:bCs/>
          <w:sz w:val="36"/>
          <w:szCs w:val="36"/>
        </w:rPr>
        <w:t>Protótipo do sistema</w:t>
      </w:r>
      <w:bookmarkEnd w:id="34"/>
    </w:p>
    <w:p w14:paraId="208387D5" w14:textId="44FC1FC6" w:rsidR="00335E52" w:rsidRPr="00335E52" w:rsidRDefault="00C34C1A" w:rsidP="00335E52">
      <w:pPr>
        <w:pStyle w:val="PargrafodaLista"/>
        <w:spacing w:line="360" w:lineRule="auto"/>
        <w:ind w:left="1788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3202C6C" wp14:editId="58D9CC3D">
            <wp:simplePos x="0" y="0"/>
            <wp:positionH relativeFrom="column">
              <wp:posOffset>5456555</wp:posOffset>
            </wp:positionH>
            <wp:positionV relativeFrom="paragraph">
              <wp:posOffset>5507355</wp:posOffset>
            </wp:positionV>
            <wp:extent cx="1612900" cy="2386330"/>
            <wp:effectExtent l="0" t="0" r="6350" b="0"/>
            <wp:wrapSquare wrapText="bothSides"/>
            <wp:docPr id="398877051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621B8927" wp14:editId="16A5271A">
            <wp:simplePos x="0" y="0"/>
            <wp:positionH relativeFrom="margin">
              <wp:posOffset>4132456</wp:posOffset>
            </wp:positionH>
            <wp:positionV relativeFrom="paragraph">
              <wp:posOffset>5510235</wp:posOffset>
            </wp:positionV>
            <wp:extent cx="1211580" cy="2454910"/>
            <wp:effectExtent l="0" t="0" r="7620" b="2540"/>
            <wp:wrapSquare wrapText="bothSides"/>
            <wp:docPr id="12363977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6">
        <w:rPr>
          <w:rFonts w:ascii="Arial" w:hAnsi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6E301CD8" wp14:editId="1E05333F">
            <wp:simplePos x="0" y="0"/>
            <wp:positionH relativeFrom="column">
              <wp:posOffset>13970</wp:posOffset>
            </wp:positionH>
            <wp:positionV relativeFrom="paragraph">
              <wp:posOffset>2800799</wp:posOffset>
            </wp:positionV>
            <wp:extent cx="1308100" cy="2644140"/>
            <wp:effectExtent l="0" t="0" r="6350" b="3810"/>
            <wp:wrapSquare wrapText="bothSides"/>
            <wp:docPr id="39798712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6">
        <w:rPr>
          <w:noProof/>
        </w:rPr>
        <w:drawing>
          <wp:anchor distT="0" distB="0" distL="114300" distR="114300" simplePos="0" relativeHeight="251682816" behindDoc="0" locked="0" layoutInCell="1" allowOverlap="1" wp14:anchorId="5165DBE9" wp14:editId="34D21D97">
            <wp:simplePos x="0" y="0"/>
            <wp:positionH relativeFrom="margin">
              <wp:posOffset>1479550</wp:posOffset>
            </wp:positionH>
            <wp:positionV relativeFrom="paragraph">
              <wp:posOffset>2808419</wp:posOffset>
            </wp:positionV>
            <wp:extent cx="1308100" cy="2639695"/>
            <wp:effectExtent l="0" t="0" r="6350" b="8255"/>
            <wp:wrapSquare wrapText="bothSides"/>
            <wp:docPr id="139742479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267DDCD4" wp14:editId="59FEB3BE">
            <wp:simplePos x="0" y="0"/>
            <wp:positionH relativeFrom="page">
              <wp:posOffset>5969109</wp:posOffset>
            </wp:positionH>
            <wp:positionV relativeFrom="paragraph">
              <wp:posOffset>2838372</wp:posOffset>
            </wp:positionV>
            <wp:extent cx="1434465" cy="2524760"/>
            <wp:effectExtent l="0" t="0" r="0" b="8890"/>
            <wp:wrapSquare wrapText="bothSides"/>
            <wp:docPr id="86404767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47675" name="Imagem 86404767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48A5AF1F" wp14:editId="3E3D8AB2">
            <wp:simplePos x="0" y="0"/>
            <wp:positionH relativeFrom="margin">
              <wp:posOffset>4402346</wp:posOffset>
            </wp:positionH>
            <wp:positionV relativeFrom="paragraph">
              <wp:posOffset>2838450</wp:posOffset>
            </wp:positionV>
            <wp:extent cx="1383665" cy="2541905"/>
            <wp:effectExtent l="0" t="0" r="6985" b="0"/>
            <wp:wrapSquare wrapText="bothSides"/>
            <wp:docPr id="38806560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65605" name="Imagem 3880656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0B6">
        <w:rPr>
          <w:noProof/>
        </w:rPr>
        <w:drawing>
          <wp:anchor distT="0" distB="0" distL="114300" distR="114300" simplePos="0" relativeHeight="251683840" behindDoc="0" locked="0" layoutInCell="1" allowOverlap="1" wp14:anchorId="6A21A85B" wp14:editId="3B30125F">
            <wp:simplePos x="0" y="0"/>
            <wp:positionH relativeFrom="page">
              <wp:posOffset>3062605</wp:posOffset>
            </wp:positionH>
            <wp:positionV relativeFrom="paragraph">
              <wp:posOffset>2801620</wp:posOffset>
            </wp:positionV>
            <wp:extent cx="1300480" cy="2627630"/>
            <wp:effectExtent l="0" t="0" r="0" b="1270"/>
            <wp:wrapSquare wrapText="bothSides"/>
            <wp:docPr id="115178921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48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4BBC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2CA77F58" wp14:editId="009DF649">
            <wp:simplePos x="0" y="0"/>
            <wp:positionH relativeFrom="margin">
              <wp:align>left</wp:align>
            </wp:positionH>
            <wp:positionV relativeFrom="paragraph">
              <wp:posOffset>4152</wp:posOffset>
            </wp:positionV>
            <wp:extent cx="1336040" cy="2700655"/>
            <wp:effectExtent l="0" t="0" r="0" b="4445"/>
            <wp:wrapSquare wrapText="bothSides"/>
            <wp:docPr id="181389021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697" cy="271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53EC9" w14:textId="6313C064" w:rsidR="00BE4BBC" w:rsidRDefault="00C34C1A" w:rsidP="00BE4BBC">
      <w:pPr>
        <w:pStyle w:val="Ttulo1"/>
        <w:ind w:left="360"/>
        <w:rPr>
          <w:rFonts w:ascii="Arial" w:hAnsi="Arial" w:cs="Arial"/>
          <w:b/>
          <w:bCs/>
          <w:sz w:val="36"/>
          <w:szCs w:val="36"/>
        </w:rPr>
      </w:pPr>
      <w:bookmarkStart w:id="35" w:name="_Toc230876544"/>
      <w:r>
        <w:rPr>
          <w:noProof/>
        </w:rPr>
        <w:drawing>
          <wp:anchor distT="0" distB="0" distL="114300" distR="114300" simplePos="0" relativeHeight="251686912" behindDoc="0" locked="0" layoutInCell="1" allowOverlap="1" wp14:anchorId="78036FC7" wp14:editId="4880F789">
            <wp:simplePos x="0" y="0"/>
            <wp:positionH relativeFrom="column">
              <wp:posOffset>2868992</wp:posOffset>
            </wp:positionH>
            <wp:positionV relativeFrom="paragraph">
              <wp:posOffset>2543175</wp:posOffset>
            </wp:positionV>
            <wp:extent cx="1196340" cy="2420620"/>
            <wp:effectExtent l="0" t="0" r="3810" b="0"/>
            <wp:wrapSquare wrapText="bothSides"/>
            <wp:docPr id="48706679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4314F19" wp14:editId="28D8C84B">
            <wp:simplePos x="0" y="0"/>
            <wp:positionH relativeFrom="margin">
              <wp:posOffset>1403118</wp:posOffset>
            </wp:positionH>
            <wp:positionV relativeFrom="paragraph">
              <wp:posOffset>2543175</wp:posOffset>
            </wp:positionV>
            <wp:extent cx="1339850" cy="2451735"/>
            <wp:effectExtent l="0" t="0" r="0" b="5715"/>
            <wp:wrapSquare wrapText="bothSides"/>
            <wp:docPr id="211535292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1122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1F5E6D6B" wp14:editId="51FE9231">
            <wp:simplePos x="0" y="0"/>
            <wp:positionH relativeFrom="column">
              <wp:posOffset>-22225</wp:posOffset>
            </wp:positionH>
            <wp:positionV relativeFrom="paragraph">
              <wp:posOffset>2543175</wp:posOffset>
            </wp:positionV>
            <wp:extent cx="1334135" cy="2430780"/>
            <wp:effectExtent l="0" t="0" r="0" b="7620"/>
            <wp:wrapSquare wrapText="bothSides"/>
            <wp:docPr id="8957945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3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5"/>
    </w:p>
    <w:p w14:paraId="18EF7DC4" w14:textId="64D6FC93" w:rsidR="00BE4BBC" w:rsidRDefault="00BE4BBC" w:rsidP="00BE4BBC"/>
    <w:p w14:paraId="764B34E9" w14:textId="35F57A80" w:rsidR="00BE4BBC" w:rsidRDefault="00C34C1A" w:rsidP="00BE4BBC">
      <w:r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79C3608C" wp14:editId="7AAC8BED">
            <wp:simplePos x="0" y="0"/>
            <wp:positionH relativeFrom="margin">
              <wp:posOffset>6304280</wp:posOffset>
            </wp:positionH>
            <wp:positionV relativeFrom="paragraph">
              <wp:posOffset>0</wp:posOffset>
            </wp:positionV>
            <wp:extent cx="1069975" cy="2417445"/>
            <wp:effectExtent l="0" t="0" r="0" b="1905"/>
            <wp:wrapSquare wrapText="bothSides"/>
            <wp:docPr id="1207020389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97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07E28E8A" wp14:editId="43ED1E34">
            <wp:simplePos x="0" y="0"/>
            <wp:positionH relativeFrom="margin">
              <wp:posOffset>5054817</wp:posOffset>
            </wp:positionH>
            <wp:positionV relativeFrom="paragraph">
              <wp:posOffset>0</wp:posOffset>
            </wp:positionV>
            <wp:extent cx="1201420" cy="2430780"/>
            <wp:effectExtent l="0" t="0" r="0" b="7620"/>
            <wp:wrapSquare wrapText="bothSides"/>
            <wp:docPr id="1048639924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42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6A977279" wp14:editId="7EB369C1">
            <wp:simplePos x="0" y="0"/>
            <wp:positionH relativeFrom="column">
              <wp:posOffset>3783098</wp:posOffset>
            </wp:positionH>
            <wp:positionV relativeFrom="paragraph">
              <wp:posOffset>186</wp:posOffset>
            </wp:positionV>
            <wp:extent cx="1207135" cy="2445385"/>
            <wp:effectExtent l="0" t="0" r="0" b="0"/>
            <wp:wrapSquare wrapText="bothSides"/>
            <wp:docPr id="1934020835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479644E8" wp14:editId="703A1137">
            <wp:simplePos x="0" y="0"/>
            <wp:positionH relativeFrom="margin">
              <wp:posOffset>2526510</wp:posOffset>
            </wp:positionH>
            <wp:positionV relativeFrom="paragraph">
              <wp:posOffset>0</wp:posOffset>
            </wp:positionV>
            <wp:extent cx="1216025" cy="2460625"/>
            <wp:effectExtent l="0" t="0" r="3175" b="0"/>
            <wp:wrapSquare wrapText="bothSides"/>
            <wp:docPr id="174795035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370B61B1" wp14:editId="091470DA">
            <wp:simplePos x="0" y="0"/>
            <wp:positionH relativeFrom="column">
              <wp:posOffset>1270821</wp:posOffset>
            </wp:positionH>
            <wp:positionV relativeFrom="paragraph">
              <wp:posOffset>6350</wp:posOffset>
            </wp:positionV>
            <wp:extent cx="1224915" cy="2475230"/>
            <wp:effectExtent l="0" t="0" r="0" b="1270"/>
            <wp:wrapSquare wrapText="bothSides"/>
            <wp:docPr id="988542793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05E1B977" wp14:editId="5DCFD468">
            <wp:simplePos x="0" y="0"/>
            <wp:positionH relativeFrom="margin">
              <wp:align>left</wp:align>
            </wp:positionH>
            <wp:positionV relativeFrom="paragraph">
              <wp:posOffset>77</wp:posOffset>
            </wp:positionV>
            <wp:extent cx="1233805" cy="2494915"/>
            <wp:effectExtent l="0" t="0" r="4445" b="635"/>
            <wp:wrapSquare wrapText="bothSides"/>
            <wp:docPr id="211506026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501" cy="25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5BCFB" w14:textId="77777777" w:rsidR="00C34C1A" w:rsidRPr="00BE4BBC" w:rsidRDefault="00C34C1A" w:rsidP="00BE4BBC"/>
    <w:p w14:paraId="1DB5DE72" w14:textId="11C996D0" w:rsidR="008A2C76" w:rsidRPr="00BE4BBC" w:rsidRDefault="004A487E" w:rsidP="00BE4BBC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36" w:name="_Toc230876545"/>
      <w:r w:rsidRPr="00BE4BBC">
        <w:rPr>
          <w:rFonts w:ascii="Arial" w:hAnsi="Arial" w:cs="Arial"/>
          <w:b/>
          <w:bCs/>
          <w:sz w:val="36"/>
          <w:szCs w:val="36"/>
        </w:rPr>
        <w:t xml:space="preserve">Processo de </w:t>
      </w:r>
      <w:r w:rsidR="00EA195B" w:rsidRPr="00BE4BBC">
        <w:rPr>
          <w:rFonts w:ascii="Arial" w:hAnsi="Arial" w:cs="Arial"/>
          <w:b/>
          <w:bCs/>
          <w:sz w:val="36"/>
          <w:szCs w:val="36"/>
        </w:rPr>
        <w:t>Testes</w:t>
      </w:r>
      <w:bookmarkEnd w:id="36"/>
    </w:p>
    <w:p w14:paraId="39C1E34A" w14:textId="530C661A" w:rsidR="00EA195B" w:rsidRPr="008A2C76" w:rsidRDefault="00EA195B" w:rsidP="008A2C76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  <w:r w:rsidRPr="008A2C76">
        <w:rPr>
          <w:rFonts w:ascii="Arial" w:hAnsi="Arial" w:cs="Arial"/>
          <w:sz w:val="24"/>
          <w:szCs w:val="24"/>
        </w:rPr>
        <w:t xml:space="preserve">O estágio de testes tem por objetivo central assegurar que a aplicação funcione em conformidade com as especificações levantadas e mantenha estabilidade operacional sob condições severas de estresse. Devido ao fato de o </w:t>
      </w:r>
      <w:proofErr w:type="spellStart"/>
      <w:r w:rsidRPr="008A2C76">
        <w:rPr>
          <w:rFonts w:ascii="Arial" w:hAnsi="Arial" w:cs="Arial"/>
          <w:sz w:val="24"/>
          <w:szCs w:val="24"/>
        </w:rPr>
        <w:t>CineBR</w:t>
      </w:r>
      <w:proofErr w:type="spellEnd"/>
      <w:r w:rsidRPr="008A2C76">
        <w:rPr>
          <w:rFonts w:ascii="Arial" w:hAnsi="Arial" w:cs="Arial"/>
          <w:sz w:val="24"/>
          <w:szCs w:val="24"/>
        </w:rPr>
        <w:t xml:space="preserve"> gerenciar transações financeiras e concorrência direta de assentos em tempo real, a execução dos testes exige elevado rigor metodológico. Para tanto, estruturam-se os seguintes componentes: </w:t>
      </w:r>
    </w:p>
    <w:p w14:paraId="5E395C7B" w14:textId="6BCFEB47" w:rsidR="00EA195B" w:rsidRPr="00547BEE" w:rsidRDefault="00EA195B" w:rsidP="00547BEE">
      <w:pPr>
        <w:pStyle w:val="NormalWeb"/>
        <w:numPr>
          <w:ilvl w:val="0"/>
          <w:numId w:val="30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Ambiente de Testes (</w:t>
      </w:r>
      <w:proofErr w:type="spellStart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Testing</w:t>
      </w:r>
      <w:proofErr w:type="spellEnd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/</w:t>
      </w:r>
      <w:proofErr w:type="spellStart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Staging</w:t>
      </w:r>
      <w:proofErr w:type="spellEnd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 xml:space="preserve"> </w:t>
      </w:r>
      <w:proofErr w:type="spellStart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Environment</w:t>
      </w:r>
      <w:proofErr w:type="spellEnd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):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consiste em uma infraestrutura e réplica isolada do sistema original executada em um servidor independente (local ou em nuvem), o que assegura aos desenvolvedores um espaço seguro de experimentação sem o risco de afetar ou apagar dados reais.</w:t>
      </w:r>
      <w:r w:rsid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23E188C4" w14:textId="2EF72EAB" w:rsidR="008A2C76" w:rsidRPr="00547BEE" w:rsidRDefault="00EA195B" w:rsidP="00547BEE">
      <w:pPr>
        <w:pStyle w:val="NormalWeb"/>
        <w:numPr>
          <w:ilvl w:val="0"/>
          <w:numId w:val="30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Massa de Dados (Test Data):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base de dados populada artificialmente com registros fictícios que simulam múltiplos perfis de usuários, diversidade de filmes, salas com lotações variadas e sessões distribuídas em cronogramas distintos. </w:t>
      </w:r>
      <w:r w:rsid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153F8688" w14:textId="77777777" w:rsidR="00EA195B" w:rsidRPr="008A2C76" w:rsidRDefault="00EA195B" w:rsidP="008A2C76">
      <w:pPr>
        <w:pStyle w:val="NormalWeb"/>
        <w:numPr>
          <w:ilvl w:val="0"/>
          <w:numId w:val="30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Simuladores de APIs Externas (</w:t>
      </w:r>
      <w:proofErr w:type="spellStart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Mocks</w:t>
      </w:r>
      <w:proofErr w:type="spellEnd"/>
      <w:r w:rsidRPr="004A487E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):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devido à integração obrigatória do sistema com uma instituição financeira, faz-se necessário o uso de um simulador (</w:t>
      </w:r>
      <w:proofErr w:type="spellStart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>mock</w:t>
      </w:r>
      <w:proofErr w:type="spellEnd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) da API bancária. Esse mecanismo permite reproduzir respostas sistêmicas controladas como "Pagamento Confirmado", "Cartão Recusado" ou "Banco Fora do Ar" sem despesas financeiras reais. </w:t>
      </w:r>
    </w:p>
    <w:p w14:paraId="4118CBCC" w14:textId="77777777" w:rsidR="00EA195B" w:rsidRPr="008A2C76" w:rsidRDefault="00EA195B" w:rsidP="008A2C76">
      <w:pPr>
        <w:pStyle w:val="NormalWeb"/>
        <w:ind w:left="70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A estratégia de engenharia engloba três níveis de testes automatizados: </w:t>
      </w:r>
    </w:p>
    <w:p w14:paraId="35F39661" w14:textId="3502A2A0" w:rsidR="008A2C76" w:rsidRPr="008A2C76" w:rsidRDefault="00EA195B" w:rsidP="008A2C76">
      <w:pPr>
        <w:pStyle w:val="NormalWeb"/>
        <w:numPr>
          <w:ilvl w:val="0"/>
          <w:numId w:val="31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5018A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Testes Unitários: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focados na validação isolada de blocos de código e funções específicas, a exemplo do algoritmo que calcula a janela de 24 horas de 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lastRenderedPageBreak/>
        <w:t xml:space="preserve">antecedência exigida para o cancelamento de ingressos. </w:t>
      </w:r>
      <w:r w:rsid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4D7FA34F" w14:textId="2281FB34" w:rsidR="00EA195B" w:rsidRPr="008A2C76" w:rsidRDefault="00EA195B" w:rsidP="008A2C76">
      <w:pPr>
        <w:pStyle w:val="NormalWeb"/>
        <w:numPr>
          <w:ilvl w:val="0"/>
          <w:numId w:val="31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5018A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Testes de Integração: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destinados a inspecionar a comunicação e o fluxo de dados ponta a ponta (</w:t>
      </w:r>
      <w:proofErr w:type="spellStart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>end-to-end</w:t>
      </w:r>
      <w:proofErr w:type="spellEnd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) entre diferentes módulos, compreendendo o ciclo completo de selecionar um assento, transmitir as informações e persisti-las no banco de dados. </w:t>
      </w:r>
      <w:r w:rsid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34A8E225" w14:textId="491763FA" w:rsidR="00EA195B" w:rsidRPr="008A2C76" w:rsidRDefault="00EA195B" w:rsidP="008A2C76">
      <w:pPr>
        <w:pStyle w:val="NormalWeb"/>
        <w:numPr>
          <w:ilvl w:val="0"/>
          <w:numId w:val="31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5018A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 xml:space="preserve">Testes de Carga e Estresse: 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fundamentais para o modelo de negócios do </w:t>
      </w:r>
      <w:proofErr w:type="spellStart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>CineBR</w:t>
      </w:r>
      <w:proofErr w:type="spellEnd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, utilizam ferramentas automatizadas (como K6 ou </w:t>
      </w:r>
      <w:proofErr w:type="spellStart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>JMeter</w:t>
      </w:r>
      <w:proofErr w:type="spellEnd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) para simular requisições simultâneas de milhares de usuários concorrendo pelos mesmos </w:t>
      </w:r>
      <w:proofErr w:type="gramStart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>assentos</w:t>
      </w:r>
      <w:proofErr w:type="gramEnd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de um filme, validando se a regra RN003 (bloqueio de </w:t>
      </w:r>
      <w:proofErr w:type="gramStart"/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>assent</w:t>
      </w:r>
      <w:r w:rsid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>os</w:t>
      </w:r>
      <w:proofErr w:type="gramEnd"/>
      <w:r w:rsid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</w:t>
      </w:r>
      <w:r w:rsidRPr="008A2C76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duplicados) suporta picos de tráfego de grandes lançamentos. </w:t>
      </w:r>
    </w:p>
    <w:p w14:paraId="68C425C1" w14:textId="77777777" w:rsidR="00EA195B" w:rsidRDefault="00EA195B" w:rsidP="00EA195B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32"/>
          <w:szCs w:val="32"/>
        </w:rPr>
      </w:pPr>
    </w:p>
    <w:p w14:paraId="7709EE0D" w14:textId="77777777" w:rsidR="00547BEE" w:rsidRPr="0005018A" w:rsidRDefault="00547BEE" w:rsidP="0005018A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37" w:name="_Toc230876546"/>
      <w:r w:rsidRPr="0005018A">
        <w:rPr>
          <w:rFonts w:ascii="Arial" w:hAnsi="Arial" w:cs="Arial"/>
          <w:b/>
          <w:bCs/>
          <w:sz w:val="36"/>
          <w:szCs w:val="36"/>
        </w:rPr>
        <w:t>Processo de Homologação</w:t>
      </w:r>
      <w:bookmarkEnd w:id="37"/>
    </w:p>
    <w:p w14:paraId="43AEA91C" w14:textId="784B2CFD" w:rsidR="00547BEE" w:rsidRPr="00547BEE" w:rsidRDefault="00547BEE" w:rsidP="00547BEE">
      <w:pPr>
        <w:pStyle w:val="PargrafodaLista"/>
        <w:spacing w:line="360" w:lineRule="auto"/>
        <w:ind w:left="1428"/>
        <w:jc w:val="both"/>
        <w:rPr>
          <w:rFonts w:ascii="Arial" w:hAnsi="Arial" w:cs="Arial"/>
          <w:b/>
          <w:bCs/>
          <w:sz w:val="24"/>
          <w:szCs w:val="24"/>
        </w:rPr>
      </w:pPr>
      <w:r w:rsidRPr="00547BEE">
        <w:rPr>
          <w:rFonts w:ascii="Arial" w:hAnsi="Arial" w:cs="Arial"/>
          <w:sz w:val="24"/>
          <w:szCs w:val="24"/>
        </w:rPr>
        <w:t>A fase de Homologação ou Teste de Aceitação do Usuário (</w:t>
      </w:r>
      <w:proofErr w:type="spellStart"/>
      <w:r w:rsidRPr="00547BEE">
        <w:rPr>
          <w:rFonts w:ascii="Arial" w:hAnsi="Arial" w:cs="Arial"/>
          <w:sz w:val="24"/>
          <w:szCs w:val="24"/>
        </w:rPr>
        <w:t>User</w:t>
      </w:r>
      <w:proofErr w:type="spellEnd"/>
      <w:r w:rsidRPr="00547B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BEE">
        <w:rPr>
          <w:rFonts w:ascii="Arial" w:hAnsi="Arial" w:cs="Arial"/>
          <w:sz w:val="24"/>
          <w:szCs w:val="24"/>
        </w:rPr>
        <w:t>Acceptance</w:t>
      </w:r>
      <w:proofErr w:type="spellEnd"/>
      <w:r w:rsidRPr="00547BE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47BEE">
        <w:rPr>
          <w:rFonts w:ascii="Arial" w:hAnsi="Arial" w:cs="Arial"/>
          <w:sz w:val="24"/>
          <w:szCs w:val="24"/>
        </w:rPr>
        <w:t>Testing</w:t>
      </w:r>
      <w:proofErr w:type="spellEnd"/>
      <w:r w:rsidRPr="00547BEE">
        <w:rPr>
          <w:rFonts w:ascii="Arial" w:hAnsi="Arial" w:cs="Arial"/>
          <w:sz w:val="24"/>
          <w:szCs w:val="24"/>
        </w:rPr>
        <w:t xml:space="preserve">) compreende a etapa em que o cliente ou os representantes de negócio (simulando os papéis de "Administrador" e "Cliente") avaliam se as regras preestabelecidas foram plenamente atendidas antes da liberação ao público externo. O processo requer: </w:t>
      </w:r>
    </w:p>
    <w:p w14:paraId="1E9A6CAB" w14:textId="03B94285" w:rsidR="00547BEE" w:rsidRPr="00547BEE" w:rsidRDefault="00547BEE" w:rsidP="00547BEE">
      <w:pPr>
        <w:pStyle w:val="NormalWeb"/>
        <w:numPr>
          <w:ilvl w:val="0"/>
          <w:numId w:val="32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5018A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Ambiente de Homologação: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ambiente de computação configurado de forma idêntica ao de produção, contudo restrito exclusivamente ao time de homologadores através de controle por autenticação e redes privadas virtuais (VPN). 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25479944" w14:textId="7539A3F5" w:rsidR="00547BEE" w:rsidRPr="00547BEE" w:rsidRDefault="00547BEE" w:rsidP="00547BEE">
      <w:pPr>
        <w:pStyle w:val="NormalWeb"/>
        <w:numPr>
          <w:ilvl w:val="0"/>
          <w:numId w:val="32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5018A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Roteiros de Teste (Test Scripts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): documentos de orientação estruturados formalmente a partir dos Casos de Uso do sistema. Os homologadores operam sob passos predefinidos com a finalidade de submeter o sistema a limites operacionais. Os roteiros cobrem os seguintes cenários estruturais: 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46CF8192" w14:textId="3F53DE52" w:rsidR="00547BEE" w:rsidRPr="00547BEE" w:rsidRDefault="00547BEE" w:rsidP="00547BEE">
      <w:pPr>
        <w:pStyle w:val="NormalWeb"/>
        <w:numPr>
          <w:ilvl w:val="1"/>
          <w:numId w:val="32"/>
        </w:numPr>
        <w:tabs>
          <w:tab w:val="clear" w:pos="1440"/>
          <w:tab w:val="num" w:pos="2148"/>
        </w:tabs>
        <w:ind w:left="214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5018A">
        <w:rPr>
          <w:rFonts w:ascii="Arial" w:eastAsiaTheme="minorHAnsi" w:hAnsi="Arial" w:cs="Arial"/>
          <w:i/>
          <w:iCs/>
          <w:kern w:val="2"/>
          <w:lang w:eastAsia="en-US"/>
          <w14:ligatures w14:val="standardContextual"/>
        </w:rPr>
        <w:t>Cenário de Sucesso: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execução do fluxo perfeito envolvendo autenticação de usuário, seleção de assento disponível, liquidação do pagamento e verificação da correta emissão do ingresso em formatos QR </w:t>
      </w:r>
      <w:proofErr w:type="spellStart"/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>Code</w:t>
      </w:r>
      <w:proofErr w:type="spellEnd"/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e PDF. 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21AA9CE7" w14:textId="0F84D46C" w:rsidR="00547BEE" w:rsidRPr="00547BEE" w:rsidRDefault="00547BEE" w:rsidP="00547BEE">
      <w:pPr>
        <w:pStyle w:val="NormalWeb"/>
        <w:numPr>
          <w:ilvl w:val="1"/>
          <w:numId w:val="32"/>
        </w:numPr>
        <w:tabs>
          <w:tab w:val="clear" w:pos="1440"/>
          <w:tab w:val="num" w:pos="2148"/>
        </w:tabs>
        <w:ind w:left="214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547BEE">
        <w:rPr>
          <w:rFonts w:ascii="Arial" w:eastAsiaTheme="minorHAnsi" w:hAnsi="Arial" w:cs="Arial"/>
          <w:i/>
          <w:iCs/>
          <w:kern w:val="2"/>
          <w:lang w:eastAsia="en-US"/>
          <w14:ligatures w14:val="standardContextual"/>
        </w:rPr>
        <w:t>Cenário de Falha Propositada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: indução de falha através do início de uma compra e abandono do fluxo para checar se, após transcorridos os 5 minutos regulamentares da regra RN015, o sistema executa a liberação automática do </w:t>
      </w:r>
      <w:proofErr w:type="gramStart"/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>assento</w:t>
      </w:r>
      <w:proofErr w:type="gramEnd"/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. 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</w:r>
    </w:p>
    <w:p w14:paraId="2951FBBF" w14:textId="75D5E489" w:rsidR="00547BEE" w:rsidRPr="00547BEE" w:rsidRDefault="00547BEE" w:rsidP="00547BEE">
      <w:pPr>
        <w:pStyle w:val="NormalWeb"/>
        <w:numPr>
          <w:ilvl w:val="1"/>
          <w:numId w:val="32"/>
        </w:numPr>
        <w:tabs>
          <w:tab w:val="clear" w:pos="1440"/>
          <w:tab w:val="num" w:pos="2148"/>
        </w:tabs>
        <w:ind w:left="214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547BEE">
        <w:rPr>
          <w:rFonts w:ascii="Arial" w:eastAsiaTheme="minorHAnsi" w:hAnsi="Arial" w:cs="Arial"/>
          <w:i/>
          <w:iCs/>
          <w:kern w:val="2"/>
          <w:lang w:eastAsia="en-US"/>
          <w14:ligatures w14:val="standardContextual"/>
        </w:rPr>
        <w:t>Cenário de Violação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: tentativa deliberada de efetuar o cancelamento de um bilhete restando apenas 12 horas para a exibição da sessão, certificando se o sistema bloqueia adequadamente o estorno conforme 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lastRenderedPageBreak/>
        <w:t>prevê a regra RN014.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br/>
        <w:t xml:space="preserve"> </w:t>
      </w:r>
    </w:p>
    <w:p w14:paraId="7C5EFB52" w14:textId="068E6A8E" w:rsidR="00547BEE" w:rsidRDefault="00547BEE" w:rsidP="00547BEE">
      <w:pPr>
        <w:pStyle w:val="NormalWeb"/>
        <w:numPr>
          <w:ilvl w:val="0"/>
          <w:numId w:val="32"/>
        </w:numPr>
        <w:tabs>
          <w:tab w:val="clear" w:pos="720"/>
          <w:tab w:val="num" w:pos="1428"/>
        </w:tabs>
        <w:ind w:left="1428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05018A">
        <w:rPr>
          <w:rFonts w:ascii="Arial" w:eastAsiaTheme="minorHAnsi" w:hAnsi="Arial" w:cs="Arial"/>
          <w:b/>
          <w:bCs/>
          <w:i/>
          <w:iCs/>
          <w:kern w:val="2"/>
          <w:lang w:eastAsia="en-US"/>
          <w14:ligatures w14:val="standardContextual"/>
        </w:rPr>
        <w:t>Critérios de Aceite:</w:t>
      </w:r>
      <w:r w:rsidRPr="00547BEE">
        <w:rPr>
          <w:rFonts w:ascii="Arial" w:eastAsiaTheme="minorHAnsi" w:hAnsi="Arial" w:cs="Arial"/>
          <w:kern w:val="2"/>
          <w:lang w:eastAsia="en-US"/>
          <w14:ligatures w14:val="standardContextual"/>
        </w:rPr>
        <w:t xml:space="preserve"> lista de verificação formal (checklist) que necessita da validação e assinatura dos stakeholders para autorizar a transferência da aplicação para o ambiente produtivo (exigindo, por exemplo, que e-mails de confirmação cheguem em tempo inferior a 2 minutos). </w:t>
      </w:r>
    </w:p>
    <w:p w14:paraId="61E1FECD" w14:textId="77777777" w:rsidR="00547BEE" w:rsidRDefault="00547BEE" w:rsidP="00547BEE">
      <w:pPr>
        <w:pStyle w:val="NormalWeb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</w:p>
    <w:p w14:paraId="59E400D1" w14:textId="3D14A625" w:rsidR="00547BEE" w:rsidRPr="0005018A" w:rsidRDefault="006C390D" w:rsidP="0005018A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38" w:name="_Toc230876547"/>
      <w:r w:rsidRPr="0005018A">
        <w:rPr>
          <w:rFonts w:ascii="Arial" w:hAnsi="Arial" w:cs="Arial"/>
          <w:b/>
          <w:bCs/>
          <w:sz w:val="36"/>
          <w:szCs w:val="36"/>
        </w:rPr>
        <w:t xml:space="preserve">Processo de </w:t>
      </w:r>
      <w:r w:rsidR="00547BEE" w:rsidRPr="0005018A">
        <w:rPr>
          <w:rFonts w:ascii="Arial" w:hAnsi="Arial" w:cs="Arial"/>
          <w:b/>
          <w:bCs/>
          <w:sz w:val="36"/>
          <w:szCs w:val="36"/>
        </w:rPr>
        <w:t>Implantação</w:t>
      </w:r>
      <w:bookmarkEnd w:id="38"/>
    </w:p>
    <w:p w14:paraId="5BE2CF73" w14:textId="77777777" w:rsidR="006C390D" w:rsidRPr="006C390D" w:rsidRDefault="006C390D" w:rsidP="006C390D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6C390D">
        <w:rPr>
          <w:rFonts w:ascii="Arial" w:hAnsi="Arial" w:cs="Arial"/>
          <w:sz w:val="24"/>
          <w:szCs w:val="24"/>
        </w:rPr>
        <w:t>A implantação (</w:t>
      </w:r>
      <w:proofErr w:type="spellStart"/>
      <w:r w:rsidRPr="006C390D">
        <w:rPr>
          <w:rFonts w:ascii="Arial" w:hAnsi="Arial" w:cs="Arial"/>
          <w:sz w:val="24"/>
          <w:szCs w:val="24"/>
        </w:rPr>
        <w:t>deployment</w:t>
      </w:r>
      <w:proofErr w:type="spellEnd"/>
      <w:r w:rsidRPr="006C390D">
        <w:rPr>
          <w:rFonts w:ascii="Arial" w:hAnsi="Arial" w:cs="Arial"/>
          <w:sz w:val="24"/>
          <w:szCs w:val="24"/>
        </w:rPr>
        <w:t xml:space="preserve">) configura o estágio final de transferência da aplicação homologada para o servidor definitivo de produção, tornando as funcionalidades acessíveis aos usuários finais da plataforma. Para mitigar riscos e incidentes nesta fase, adota-se a seguinte infraestrutura: </w:t>
      </w:r>
    </w:p>
    <w:p w14:paraId="273D6431" w14:textId="5C369E39" w:rsidR="006C390D" w:rsidRPr="006C390D" w:rsidRDefault="006C390D" w:rsidP="006C390D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6C390D">
        <w:rPr>
          <w:rFonts w:ascii="Arial" w:hAnsi="Arial" w:cs="Arial"/>
          <w:sz w:val="24"/>
          <w:szCs w:val="24"/>
        </w:rPr>
        <w:t xml:space="preserve">Infraestrutura de Produção: composta por servidores web estáveis (como AWS, Google Cloud, Azure ou </w:t>
      </w:r>
      <w:proofErr w:type="spellStart"/>
      <w:r w:rsidRPr="006C390D">
        <w:rPr>
          <w:rFonts w:ascii="Arial" w:hAnsi="Arial" w:cs="Arial"/>
          <w:sz w:val="24"/>
          <w:szCs w:val="24"/>
        </w:rPr>
        <w:t>DigitalOcean</w:t>
      </w:r>
      <w:proofErr w:type="spellEnd"/>
      <w:r w:rsidRPr="006C390D">
        <w:rPr>
          <w:rFonts w:ascii="Arial" w:hAnsi="Arial" w:cs="Arial"/>
          <w:sz w:val="24"/>
          <w:szCs w:val="24"/>
        </w:rPr>
        <w:t xml:space="preserve">), clusters de bancos de dados relacionais robustos (PostgreSQL ou MySQL) e plataformas profissionais contratadas para o disparo em massa de e-mails (como </w:t>
      </w:r>
      <w:proofErr w:type="spellStart"/>
      <w:r w:rsidRPr="006C390D">
        <w:rPr>
          <w:rFonts w:ascii="Arial" w:hAnsi="Arial" w:cs="Arial"/>
          <w:sz w:val="24"/>
          <w:szCs w:val="24"/>
        </w:rPr>
        <w:t>SendGrid</w:t>
      </w:r>
      <w:proofErr w:type="spellEnd"/>
      <w:r w:rsidRPr="006C390D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6C390D">
        <w:rPr>
          <w:rFonts w:ascii="Arial" w:hAnsi="Arial" w:cs="Arial"/>
          <w:sz w:val="24"/>
          <w:szCs w:val="24"/>
        </w:rPr>
        <w:t>Mailgun</w:t>
      </w:r>
      <w:proofErr w:type="spellEnd"/>
      <w:r w:rsidRPr="006C390D">
        <w:rPr>
          <w:rFonts w:ascii="Arial" w:hAnsi="Arial" w:cs="Arial"/>
          <w:sz w:val="24"/>
          <w:szCs w:val="24"/>
        </w:rPr>
        <w:t xml:space="preserve">) para entrega confiável dos ingressos conforme determinado pelo requisito RF016. </w:t>
      </w:r>
      <w:r>
        <w:rPr>
          <w:rFonts w:ascii="Arial" w:hAnsi="Arial" w:cs="Arial"/>
          <w:sz w:val="24"/>
          <w:szCs w:val="24"/>
        </w:rPr>
        <w:br/>
      </w:r>
    </w:p>
    <w:p w14:paraId="7939777A" w14:textId="277D8E85" w:rsidR="006C390D" w:rsidRPr="006C390D" w:rsidRDefault="006C390D" w:rsidP="006C390D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6C390D">
        <w:rPr>
          <w:rFonts w:ascii="Arial" w:hAnsi="Arial" w:cs="Arial"/>
          <w:sz w:val="24"/>
          <w:szCs w:val="24"/>
        </w:rPr>
        <w:t xml:space="preserve">Esteira de CI/CD (Integração e Implantação Contínuas): pipelines automatizados construídos via ferramentas como GitHub </w:t>
      </w:r>
      <w:proofErr w:type="spellStart"/>
      <w:r w:rsidRPr="006C390D">
        <w:rPr>
          <w:rFonts w:ascii="Arial" w:hAnsi="Arial" w:cs="Arial"/>
          <w:sz w:val="24"/>
          <w:szCs w:val="24"/>
        </w:rPr>
        <w:t>Actions</w:t>
      </w:r>
      <w:proofErr w:type="spellEnd"/>
      <w:r w:rsidRPr="006C390D">
        <w:rPr>
          <w:rFonts w:ascii="Arial" w:hAnsi="Arial" w:cs="Arial"/>
          <w:sz w:val="24"/>
          <w:szCs w:val="24"/>
        </w:rPr>
        <w:t xml:space="preserve"> ou </w:t>
      </w:r>
      <w:proofErr w:type="spellStart"/>
      <w:r w:rsidRPr="006C390D">
        <w:rPr>
          <w:rFonts w:ascii="Arial" w:hAnsi="Arial" w:cs="Arial"/>
          <w:sz w:val="24"/>
          <w:szCs w:val="24"/>
        </w:rPr>
        <w:t>GitLab</w:t>
      </w:r>
      <w:proofErr w:type="spellEnd"/>
      <w:r w:rsidRPr="006C390D">
        <w:rPr>
          <w:rFonts w:ascii="Arial" w:hAnsi="Arial" w:cs="Arial"/>
          <w:sz w:val="24"/>
          <w:szCs w:val="24"/>
        </w:rPr>
        <w:t xml:space="preserve"> CI. Estes fluxos garantem que, assim que o código validado em homologação seja integrado ao ramo principal (</w:t>
      </w:r>
      <w:proofErr w:type="spellStart"/>
      <w:r w:rsidRPr="006C390D">
        <w:rPr>
          <w:rFonts w:ascii="Arial" w:hAnsi="Arial" w:cs="Arial"/>
          <w:sz w:val="24"/>
          <w:szCs w:val="24"/>
        </w:rPr>
        <w:t>main</w:t>
      </w:r>
      <w:proofErr w:type="spellEnd"/>
      <w:r w:rsidRPr="006C390D">
        <w:rPr>
          <w:rFonts w:ascii="Arial" w:hAnsi="Arial" w:cs="Arial"/>
          <w:sz w:val="24"/>
          <w:szCs w:val="24"/>
        </w:rPr>
        <w:t>/master), os testes automatizados sejam reexecutados e o código seja publicado no servidor sem intervenção manual de operadores.</w:t>
      </w:r>
      <w:r>
        <w:rPr>
          <w:rFonts w:ascii="Arial" w:hAnsi="Arial" w:cs="Arial"/>
          <w:sz w:val="24"/>
          <w:szCs w:val="24"/>
        </w:rPr>
        <w:br/>
      </w:r>
    </w:p>
    <w:p w14:paraId="29F63F8D" w14:textId="4C9FAB44" w:rsidR="00547BEE" w:rsidRDefault="001F40B2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1F40B2">
        <w:rPr>
          <w:rFonts w:ascii="Arial" w:hAnsi="Arial" w:cs="Arial"/>
          <w:sz w:val="24"/>
          <w:szCs w:val="24"/>
        </w:rPr>
        <w:t xml:space="preserve">Scripts de Migração de Banco de Dados: utilização de ferramentas de gerenciamento de esquema de dados compatíveis com o ecossistema adotado no projeto, como </w:t>
      </w:r>
      <w:proofErr w:type="spellStart"/>
      <w:r w:rsidRPr="001F40B2">
        <w:rPr>
          <w:rFonts w:ascii="Arial" w:hAnsi="Arial" w:cs="Arial"/>
          <w:sz w:val="24"/>
          <w:szCs w:val="24"/>
        </w:rPr>
        <w:t>migrations</w:t>
      </w:r>
      <w:proofErr w:type="spellEnd"/>
      <w:r w:rsidRPr="001F40B2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1F40B2">
        <w:rPr>
          <w:rFonts w:ascii="Arial" w:hAnsi="Arial" w:cs="Arial"/>
          <w:sz w:val="24"/>
          <w:szCs w:val="24"/>
        </w:rPr>
        <w:t>Sequelize</w:t>
      </w:r>
      <w:proofErr w:type="spellEnd"/>
      <w:r w:rsidRPr="001F40B2">
        <w:rPr>
          <w:rFonts w:ascii="Arial" w:hAnsi="Arial" w:cs="Arial"/>
          <w:sz w:val="24"/>
          <w:szCs w:val="24"/>
        </w:rPr>
        <w:t xml:space="preserve"> ou Prisma ORM no ambiente Node.js com PostgreSQL. Esses scripts permitem estruturar alterações em tabelas, colunas e relacionamentos de forma incremental e controlada no banco de dados, reduzindo riscos de inconsistência, corrupção ou perda de informações existentes.</w:t>
      </w:r>
    </w:p>
    <w:p w14:paraId="6B414BF7" w14:textId="77777777" w:rsidR="001F40B2" w:rsidRDefault="001F40B2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6E420569" w14:textId="3EA1437F" w:rsidR="001F40B2" w:rsidRPr="0005018A" w:rsidRDefault="001F40B2" w:rsidP="0005018A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39" w:name="_Toc230876548"/>
      <w:r w:rsidRPr="0005018A">
        <w:rPr>
          <w:rFonts w:ascii="Arial" w:hAnsi="Arial" w:cs="Arial"/>
          <w:b/>
          <w:bCs/>
          <w:sz w:val="36"/>
          <w:szCs w:val="36"/>
        </w:rPr>
        <w:lastRenderedPageBreak/>
        <w:t>Considerações Finais</w:t>
      </w:r>
      <w:bookmarkEnd w:id="39"/>
    </w:p>
    <w:p w14:paraId="6AD40E62" w14:textId="17009E78" w:rsidR="001F40B2" w:rsidRDefault="001F40B2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1F40B2">
        <w:rPr>
          <w:rFonts w:ascii="Arial" w:hAnsi="Arial" w:cs="Arial"/>
          <w:sz w:val="24"/>
          <w:szCs w:val="24"/>
        </w:rPr>
        <w:t xml:space="preserve">O desenvolvimento deste documento permitiu a análise e especificação dos principais requisitos do sistema </w:t>
      </w:r>
      <w:proofErr w:type="spellStart"/>
      <w:r w:rsidRPr="001F40B2">
        <w:rPr>
          <w:rFonts w:ascii="Arial" w:hAnsi="Arial" w:cs="Arial"/>
          <w:sz w:val="24"/>
          <w:szCs w:val="24"/>
        </w:rPr>
        <w:t>CineBR</w:t>
      </w:r>
      <w:proofErr w:type="spellEnd"/>
      <w:r w:rsidRPr="001F40B2">
        <w:rPr>
          <w:rFonts w:ascii="Arial" w:hAnsi="Arial" w:cs="Arial"/>
          <w:sz w:val="24"/>
          <w:szCs w:val="24"/>
        </w:rPr>
        <w:t>, evidenciando suas funcionalidades, regras de negócio, modelagens e estrutura de banco de dados. A documentação elaborada contribui para uma melhor compreensão do sistema, auxiliando no processo de desenvolvimento, validação e manutenção da aplicação. Além disso, o projeto demonstra a importância da engenharia de software na organização e planejamento de soluções tecnológicas voltadas ao gerenciamento e venda online de ingressos de cinema.</w:t>
      </w:r>
    </w:p>
    <w:p w14:paraId="33BE3551" w14:textId="77777777" w:rsidR="001F40B2" w:rsidRDefault="001F40B2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1C50BCB1" w14:textId="1CA5EBDC" w:rsidR="001F40B2" w:rsidRPr="0005018A" w:rsidRDefault="001F40B2" w:rsidP="0005018A">
      <w:pPr>
        <w:pStyle w:val="Ttulo1"/>
        <w:numPr>
          <w:ilvl w:val="0"/>
          <w:numId w:val="40"/>
        </w:numPr>
        <w:rPr>
          <w:rFonts w:ascii="Arial" w:hAnsi="Arial" w:cs="Arial"/>
          <w:b/>
          <w:bCs/>
          <w:sz w:val="36"/>
          <w:szCs w:val="36"/>
        </w:rPr>
      </w:pPr>
      <w:bookmarkStart w:id="40" w:name="_Toc230876549"/>
      <w:r w:rsidRPr="0005018A">
        <w:rPr>
          <w:rFonts w:ascii="Arial" w:hAnsi="Arial" w:cs="Arial"/>
          <w:b/>
          <w:bCs/>
          <w:sz w:val="36"/>
          <w:szCs w:val="36"/>
        </w:rPr>
        <w:t>Referências</w:t>
      </w:r>
      <w:bookmarkEnd w:id="40"/>
    </w:p>
    <w:p w14:paraId="28C1F8C8" w14:textId="0077BC8F" w:rsidR="001F40B2" w:rsidRPr="001F40B2" w:rsidRDefault="001F40B2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1F40B2">
        <w:rPr>
          <w:rFonts w:ascii="Arial" w:hAnsi="Arial" w:cs="Arial"/>
          <w:b/>
          <w:bCs/>
          <w:i/>
          <w:iCs/>
          <w:sz w:val="24"/>
          <w:szCs w:val="24"/>
        </w:rPr>
        <w:t>ANCINE</w:t>
      </w:r>
      <w:r w:rsidRPr="001F40B2">
        <w:rPr>
          <w:rFonts w:ascii="Arial" w:hAnsi="Arial" w:cs="Arial"/>
          <w:sz w:val="24"/>
          <w:szCs w:val="24"/>
        </w:rPr>
        <w:t xml:space="preserve">. Informe de Mercado Cinematográfico Brasileiro. Disponível em: </w:t>
      </w:r>
      <w:hyperlink r:id="rId38" w:tgtFrame="_new" w:history="1">
        <w:r w:rsidRPr="001F40B2">
          <w:rPr>
            <w:rFonts w:ascii="Arial" w:hAnsi="Arial" w:cs="Arial"/>
            <w:sz w:val="24"/>
            <w:szCs w:val="24"/>
          </w:rPr>
          <w:t>https://www.gov.br/ancine/pt-br</w:t>
        </w:r>
      </w:hyperlink>
      <w:r w:rsidRPr="001F40B2">
        <w:rPr>
          <w:rFonts w:ascii="Arial" w:hAnsi="Arial" w:cs="Arial"/>
          <w:sz w:val="24"/>
          <w:szCs w:val="24"/>
        </w:rPr>
        <w:t xml:space="preserve">. </w:t>
      </w:r>
    </w:p>
    <w:p w14:paraId="3471DF55" w14:textId="0C896410" w:rsidR="001F40B2" w:rsidRPr="001F40B2" w:rsidRDefault="001F40B2" w:rsidP="001F40B2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1F40B2">
        <w:rPr>
          <w:rFonts w:ascii="Arial" w:hAnsi="Arial" w:cs="Arial"/>
          <w:b/>
          <w:bCs/>
          <w:i/>
          <w:iCs/>
          <w:sz w:val="24"/>
          <w:szCs w:val="24"/>
        </w:rPr>
        <w:t>IBGE</w:t>
      </w:r>
      <w:r w:rsidRPr="001F40B2">
        <w:rPr>
          <w:rFonts w:ascii="Arial" w:hAnsi="Arial" w:cs="Arial"/>
          <w:sz w:val="24"/>
          <w:szCs w:val="24"/>
        </w:rPr>
        <w:t xml:space="preserve">. Pesquisa Nacional por Amostra de Domicílios Contínua – PNAD Contínua. Disponível em: </w:t>
      </w:r>
      <w:hyperlink r:id="rId39" w:tgtFrame="_new" w:history="1">
        <w:r w:rsidRPr="001F40B2">
          <w:rPr>
            <w:rFonts w:ascii="Arial" w:hAnsi="Arial" w:cs="Arial"/>
            <w:sz w:val="24"/>
            <w:szCs w:val="24"/>
          </w:rPr>
          <w:t>https://www.ibge.gov.br</w:t>
        </w:r>
      </w:hyperlink>
      <w:r w:rsidRPr="001F40B2">
        <w:rPr>
          <w:rFonts w:ascii="Arial" w:hAnsi="Arial" w:cs="Arial"/>
          <w:sz w:val="24"/>
          <w:szCs w:val="24"/>
        </w:rPr>
        <w:t xml:space="preserve">. </w:t>
      </w:r>
    </w:p>
    <w:p w14:paraId="60D89320" w14:textId="5CBF8EB5" w:rsidR="00CD2D57" w:rsidRPr="00A17FF7" w:rsidRDefault="001F40B2" w:rsidP="00A17FF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  <w:r w:rsidRPr="001F40B2">
        <w:rPr>
          <w:rFonts w:ascii="Arial" w:hAnsi="Arial" w:cs="Arial"/>
          <w:b/>
          <w:bCs/>
          <w:i/>
          <w:iCs/>
          <w:sz w:val="24"/>
          <w:szCs w:val="24"/>
        </w:rPr>
        <w:t>Engenharia de Software</w:t>
      </w:r>
      <w:r w:rsidRPr="001F40B2">
        <w:rPr>
          <w:rFonts w:ascii="Arial" w:hAnsi="Arial" w:cs="Arial"/>
          <w:sz w:val="24"/>
          <w:szCs w:val="24"/>
        </w:rPr>
        <w:t>. SOMMERVILLE, Ian. Engenharia de Software. 10. ed. São Paulo: Pearson, 2019.</w:t>
      </w:r>
    </w:p>
    <w:p w14:paraId="177DB55D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157D5531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D8ECCF0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1DA4816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55BCFC76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583F1C8A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50ACFFC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0F47ACB8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340745B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E844B1C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2F07FAF8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3DD71830" w14:textId="77777777" w:rsidR="00AE7065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07C2439A" w14:textId="77777777" w:rsidR="00C42698" w:rsidRDefault="00C42698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p w14:paraId="54234A9B" w14:textId="77777777" w:rsidR="00C42698" w:rsidRPr="00C42698" w:rsidRDefault="00C42698" w:rsidP="00C42698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8"/>
          <w:szCs w:val="28"/>
        </w:rPr>
      </w:pPr>
    </w:p>
    <w:p w14:paraId="57F4670F" w14:textId="0A015CE1" w:rsidR="00AE7065" w:rsidRDefault="00AE7065" w:rsidP="00AE7065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4"/>
          <w:szCs w:val="24"/>
        </w:rPr>
      </w:pPr>
    </w:p>
    <w:p w14:paraId="04EF1FEC" w14:textId="2A54DF3E" w:rsidR="00AE7065" w:rsidRPr="00AE7065" w:rsidRDefault="00AE7065" w:rsidP="00AE7065">
      <w:pPr>
        <w:pStyle w:val="PargrafodaLista"/>
        <w:spacing w:line="360" w:lineRule="auto"/>
        <w:ind w:left="1788"/>
        <w:jc w:val="both"/>
        <w:rPr>
          <w:rFonts w:ascii="Arial" w:hAnsi="Arial" w:cs="Arial"/>
          <w:b/>
          <w:bCs/>
          <w:sz w:val="24"/>
          <w:szCs w:val="24"/>
        </w:rPr>
      </w:pPr>
    </w:p>
    <w:p w14:paraId="4D5F813F" w14:textId="7BB72C16" w:rsidR="00AE7065" w:rsidRPr="00CD2D57" w:rsidRDefault="00AE7065" w:rsidP="00CD2D57">
      <w:pPr>
        <w:pStyle w:val="PargrafodaLista"/>
        <w:spacing w:line="360" w:lineRule="auto"/>
        <w:ind w:left="1428"/>
        <w:jc w:val="both"/>
        <w:rPr>
          <w:rFonts w:ascii="Arial" w:hAnsi="Arial" w:cs="Arial"/>
          <w:sz w:val="24"/>
          <w:szCs w:val="24"/>
        </w:rPr>
      </w:pPr>
    </w:p>
    <w:sectPr w:rsidR="00AE7065" w:rsidRPr="00CD2D57" w:rsidSect="00446488">
      <w:pgSz w:w="11906" w:h="16838"/>
      <w:pgMar w:top="1418" w:right="1701" w:bottom="1418" w:left="18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240E9" w14:textId="77777777" w:rsidR="004D69B7" w:rsidRDefault="004D69B7" w:rsidP="000610DF">
      <w:pPr>
        <w:spacing w:after="0" w:line="240" w:lineRule="auto"/>
      </w:pPr>
      <w:r>
        <w:separator/>
      </w:r>
    </w:p>
  </w:endnote>
  <w:endnote w:type="continuationSeparator" w:id="0">
    <w:p w14:paraId="2A87ED58" w14:textId="77777777" w:rsidR="004D69B7" w:rsidRDefault="004D69B7" w:rsidP="00061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C3BE" w14:textId="77777777" w:rsidR="004D69B7" w:rsidRDefault="004D69B7" w:rsidP="000610DF">
      <w:pPr>
        <w:spacing w:after="0" w:line="240" w:lineRule="auto"/>
      </w:pPr>
      <w:r>
        <w:separator/>
      </w:r>
    </w:p>
  </w:footnote>
  <w:footnote w:type="continuationSeparator" w:id="0">
    <w:p w14:paraId="46EFEADF" w14:textId="77777777" w:rsidR="004D69B7" w:rsidRDefault="004D69B7" w:rsidP="00061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D24"/>
    <w:multiLevelType w:val="multilevel"/>
    <w:tmpl w:val="870E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1DD7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2" w15:restartNumberingAfterBreak="0">
    <w:nsid w:val="04E903F4"/>
    <w:multiLevelType w:val="multilevel"/>
    <w:tmpl w:val="BA4EF1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D842320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4" w15:restartNumberingAfterBreak="0">
    <w:nsid w:val="0E630D1E"/>
    <w:multiLevelType w:val="hybridMultilevel"/>
    <w:tmpl w:val="DFA200D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0066BC2"/>
    <w:multiLevelType w:val="hybridMultilevel"/>
    <w:tmpl w:val="7A14C65A"/>
    <w:lvl w:ilvl="0" w:tplc="0416000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abstractNum w:abstractNumId="6" w15:restartNumberingAfterBreak="0">
    <w:nsid w:val="1336263A"/>
    <w:multiLevelType w:val="hybridMultilevel"/>
    <w:tmpl w:val="50309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33418"/>
    <w:multiLevelType w:val="multilevel"/>
    <w:tmpl w:val="BA4EF1EA"/>
    <w:lvl w:ilvl="0">
      <w:start w:val="1"/>
      <w:numFmt w:val="decimal"/>
      <w:lvlText w:val="%1"/>
      <w:lvlJc w:val="left"/>
      <w:pPr>
        <w:ind w:left="1128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1BDB468C"/>
    <w:multiLevelType w:val="hybridMultilevel"/>
    <w:tmpl w:val="71DEECA6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1C5B097F"/>
    <w:multiLevelType w:val="multilevel"/>
    <w:tmpl w:val="0416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0" w15:restartNumberingAfterBreak="0">
    <w:nsid w:val="1D8C312A"/>
    <w:multiLevelType w:val="hybridMultilevel"/>
    <w:tmpl w:val="C8EEE4A0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1" w15:restartNumberingAfterBreak="0">
    <w:nsid w:val="1EDB756E"/>
    <w:multiLevelType w:val="hybridMultilevel"/>
    <w:tmpl w:val="7D7EF1D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884237"/>
    <w:multiLevelType w:val="hybridMultilevel"/>
    <w:tmpl w:val="F404DE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872BE"/>
    <w:multiLevelType w:val="multilevel"/>
    <w:tmpl w:val="6DF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3462D"/>
    <w:multiLevelType w:val="multilevel"/>
    <w:tmpl w:val="F86C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12E3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FA34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0D1DD0"/>
    <w:multiLevelType w:val="hybridMultilevel"/>
    <w:tmpl w:val="B118777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9E61425"/>
    <w:multiLevelType w:val="hybridMultilevel"/>
    <w:tmpl w:val="02C81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6E671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9C209D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F055F69"/>
    <w:multiLevelType w:val="multilevel"/>
    <w:tmpl w:val="BA4EF1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811044E"/>
    <w:multiLevelType w:val="multilevel"/>
    <w:tmpl w:val="BA4EF1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83A179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372816"/>
    <w:multiLevelType w:val="multilevel"/>
    <w:tmpl w:val="BA4EF1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0894EF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08A044F"/>
    <w:multiLevelType w:val="multilevel"/>
    <w:tmpl w:val="F0929B0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2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1800"/>
      </w:pPr>
      <w:rPr>
        <w:rFonts w:hint="default"/>
      </w:rPr>
    </w:lvl>
  </w:abstractNum>
  <w:abstractNum w:abstractNumId="27" w15:restartNumberingAfterBreak="0">
    <w:nsid w:val="553050DB"/>
    <w:multiLevelType w:val="hybridMultilevel"/>
    <w:tmpl w:val="75666290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584D5B5E"/>
    <w:multiLevelType w:val="multilevel"/>
    <w:tmpl w:val="F4D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228D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CE75DC3"/>
    <w:multiLevelType w:val="hybridMultilevel"/>
    <w:tmpl w:val="13783E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6C336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5303868"/>
    <w:multiLevelType w:val="hybridMultilevel"/>
    <w:tmpl w:val="62909C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D566E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6A640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8263AF5"/>
    <w:multiLevelType w:val="hybridMultilevel"/>
    <w:tmpl w:val="28885602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B0D2E98"/>
    <w:multiLevelType w:val="hybridMultilevel"/>
    <w:tmpl w:val="18A61948"/>
    <w:lvl w:ilvl="0" w:tplc="0416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7" w15:restartNumberingAfterBreak="0">
    <w:nsid w:val="6EAF0B86"/>
    <w:multiLevelType w:val="hybridMultilevel"/>
    <w:tmpl w:val="B48254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7B0A1B"/>
    <w:multiLevelType w:val="multilevel"/>
    <w:tmpl w:val="8FA42864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7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96" w:hanging="1800"/>
      </w:pPr>
      <w:rPr>
        <w:rFonts w:hint="default"/>
      </w:rPr>
    </w:lvl>
  </w:abstractNum>
  <w:abstractNum w:abstractNumId="39" w15:restartNumberingAfterBreak="0">
    <w:nsid w:val="718D0685"/>
    <w:multiLevelType w:val="hybridMultilevel"/>
    <w:tmpl w:val="8E90D4C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D73681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E4D2646"/>
    <w:multiLevelType w:val="multilevel"/>
    <w:tmpl w:val="035C4F7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9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24" w:hanging="1800"/>
      </w:pPr>
      <w:rPr>
        <w:rFonts w:hint="default"/>
      </w:rPr>
    </w:lvl>
  </w:abstractNum>
  <w:abstractNum w:abstractNumId="42" w15:restartNumberingAfterBreak="0">
    <w:nsid w:val="7FEC5CC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96802424">
    <w:abstractNumId w:val="4"/>
  </w:num>
  <w:num w:numId="2" w16cid:durableId="914821656">
    <w:abstractNumId w:val="26"/>
  </w:num>
  <w:num w:numId="3" w16cid:durableId="1042824745">
    <w:abstractNumId w:val="41"/>
  </w:num>
  <w:num w:numId="4" w16cid:durableId="138150774">
    <w:abstractNumId w:val="36"/>
  </w:num>
  <w:num w:numId="5" w16cid:durableId="1238636658">
    <w:abstractNumId w:val="5"/>
  </w:num>
  <w:num w:numId="6" w16cid:durableId="1904412542">
    <w:abstractNumId w:val="10"/>
  </w:num>
  <w:num w:numId="7" w16cid:durableId="1719356361">
    <w:abstractNumId w:val="8"/>
  </w:num>
  <w:num w:numId="8" w16cid:durableId="1511290760">
    <w:abstractNumId w:val="37"/>
  </w:num>
  <w:num w:numId="9" w16cid:durableId="470253103">
    <w:abstractNumId w:val="6"/>
  </w:num>
  <w:num w:numId="10" w16cid:durableId="2147307933">
    <w:abstractNumId w:val="18"/>
  </w:num>
  <w:num w:numId="11" w16cid:durableId="2013142373">
    <w:abstractNumId w:val="32"/>
  </w:num>
  <w:num w:numId="12" w16cid:durableId="1069838944">
    <w:abstractNumId w:val="12"/>
  </w:num>
  <w:num w:numId="13" w16cid:durableId="784160709">
    <w:abstractNumId w:val="39"/>
  </w:num>
  <w:num w:numId="14" w16cid:durableId="1359425292">
    <w:abstractNumId w:val="11"/>
  </w:num>
  <w:num w:numId="15" w16cid:durableId="1505318783">
    <w:abstractNumId w:val="35"/>
  </w:num>
  <w:num w:numId="16" w16cid:durableId="502480188">
    <w:abstractNumId w:val="27"/>
  </w:num>
  <w:num w:numId="17" w16cid:durableId="158690862">
    <w:abstractNumId w:val="17"/>
  </w:num>
  <w:num w:numId="18" w16cid:durableId="1630088022">
    <w:abstractNumId w:val="38"/>
  </w:num>
  <w:num w:numId="19" w16cid:durableId="920943593">
    <w:abstractNumId w:val="30"/>
  </w:num>
  <w:num w:numId="20" w16cid:durableId="408312817">
    <w:abstractNumId w:val="34"/>
  </w:num>
  <w:num w:numId="21" w16cid:durableId="1644964042">
    <w:abstractNumId w:val="3"/>
  </w:num>
  <w:num w:numId="22" w16cid:durableId="2109308419">
    <w:abstractNumId w:val="42"/>
  </w:num>
  <w:num w:numId="23" w16cid:durableId="1412266403">
    <w:abstractNumId w:val="19"/>
  </w:num>
  <w:num w:numId="24" w16cid:durableId="2074502957">
    <w:abstractNumId w:val="40"/>
  </w:num>
  <w:num w:numId="25" w16cid:durableId="750196283">
    <w:abstractNumId w:val="2"/>
  </w:num>
  <w:num w:numId="26" w16cid:durableId="1366709915">
    <w:abstractNumId w:val="21"/>
  </w:num>
  <w:num w:numId="27" w16cid:durableId="1553032417">
    <w:abstractNumId w:val="22"/>
  </w:num>
  <w:num w:numId="28" w16cid:durableId="562372063">
    <w:abstractNumId w:val="7"/>
  </w:num>
  <w:num w:numId="29" w16cid:durableId="1680815976">
    <w:abstractNumId w:val="24"/>
  </w:num>
  <w:num w:numId="30" w16cid:durableId="71124905">
    <w:abstractNumId w:val="28"/>
  </w:num>
  <w:num w:numId="31" w16cid:durableId="1292638407">
    <w:abstractNumId w:val="14"/>
  </w:num>
  <w:num w:numId="32" w16cid:durableId="1920747123">
    <w:abstractNumId w:val="13"/>
  </w:num>
  <w:num w:numId="33" w16cid:durableId="116530841">
    <w:abstractNumId w:val="0"/>
  </w:num>
  <w:num w:numId="34" w16cid:durableId="1925989716">
    <w:abstractNumId w:val="33"/>
  </w:num>
  <w:num w:numId="35" w16cid:durableId="1784153678">
    <w:abstractNumId w:val="9"/>
  </w:num>
  <w:num w:numId="36" w16cid:durableId="1059867808">
    <w:abstractNumId w:val="31"/>
  </w:num>
  <w:num w:numId="37" w16cid:durableId="859245346">
    <w:abstractNumId w:val="20"/>
  </w:num>
  <w:num w:numId="38" w16cid:durableId="1448619474">
    <w:abstractNumId w:val="1"/>
  </w:num>
  <w:num w:numId="39" w16cid:durableId="776488956">
    <w:abstractNumId w:val="29"/>
  </w:num>
  <w:num w:numId="40" w16cid:durableId="1825009732">
    <w:abstractNumId w:val="16"/>
  </w:num>
  <w:num w:numId="41" w16cid:durableId="828181352">
    <w:abstractNumId w:val="23"/>
  </w:num>
  <w:num w:numId="42" w16cid:durableId="112289433">
    <w:abstractNumId w:val="25"/>
  </w:num>
  <w:num w:numId="43" w16cid:durableId="591353328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Julia Sousa de Aquino Goes">
    <w15:presenceInfo w15:providerId="Windows Live" w15:userId="89059b84dcca39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0D"/>
    <w:rsid w:val="0005018A"/>
    <w:rsid w:val="000610DF"/>
    <w:rsid w:val="00064235"/>
    <w:rsid w:val="00096E1C"/>
    <w:rsid w:val="000B0D2B"/>
    <w:rsid w:val="000B3DE7"/>
    <w:rsid w:val="000C3253"/>
    <w:rsid w:val="00100238"/>
    <w:rsid w:val="001008F8"/>
    <w:rsid w:val="00100FA4"/>
    <w:rsid w:val="00142C56"/>
    <w:rsid w:val="0016592D"/>
    <w:rsid w:val="00186961"/>
    <w:rsid w:val="00192E86"/>
    <w:rsid w:val="00195E6B"/>
    <w:rsid w:val="001D6592"/>
    <w:rsid w:val="001D7265"/>
    <w:rsid w:val="001F40B2"/>
    <w:rsid w:val="002610B6"/>
    <w:rsid w:val="002810EB"/>
    <w:rsid w:val="002A7C84"/>
    <w:rsid w:val="002C5A55"/>
    <w:rsid w:val="002E343E"/>
    <w:rsid w:val="00335E52"/>
    <w:rsid w:val="00366D7D"/>
    <w:rsid w:val="003840F0"/>
    <w:rsid w:val="003B5912"/>
    <w:rsid w:val="003C3526"/>
    <w:rsid w:val="003C57BB"/>
    <w:rsid w:val="003E581C"/>
    <w:rsid w:val="0040611E"/>
    <w:rsid w:val="004152CB"/>
    <w:rsid w:val="00434E6A"/>
    <w:rsid w:val="00446488"/>
    <w:rsid w:val="004574F2"/>
    <w:rsid w:val="0046361C"/>
    <w:rsid w:val="0049090B"/>
    <w:rsid w:val="004A487E"/>
    <w:rsid w:val="004B5DC6"/>
    <w:rsid w:val="004D69B7"/>
    <w:rsid w:val="004F588E"/>
    <w:rsid w:val="00510DD3"/>
    <w:rsid w:val="00525C30"/>
    <w:rsid w:val="00547BEE"/>
    <w:rsid w:val="00603DA8"/>
    <w:rsid w:val="006735AC"/>
    <w:rsid w:val="00690972"/>
    <w:rsid w:val="006965A4"/>
    <w:rsid w:val="006B77ED"/>
    <w:rsid w:val="006C390D"/>
    <w:rsid w:val="006D080D"/>
    <w:rsid w:val="006E3440"/>
    <w:rsid w:val="00711CDF"/>
    <w:rsid w:val="00727AB6"/>
    <w:rsid w:val="00744B8E"/>
    <w:rsid w:val="00771108"/>
    <w:rsid w:val="00772CBA"/>
    <w:rsid w:val="00773505"/>
    <w:rsid w:val="00774903"/>
    <w:rsid w:val="00784276"/>
    <w:rsid w:val="007A0DB0"/>
    <w:rsid w:val="007B58C6"/>
    <w:rsid w:val="007D1122"/>
    <w:rsid w:val="007D5240"/>
    <w:rsid w:val="007F17DE"/>
    <w:rsid w:val="00805638"/>
    <w:rsid w:val="00822F8C"/>
    <w:rsid w:val="00824212"/>
    <w:rsid w:val="008A108C"/>
    <w:rsid w:val="008A2C76"/>
    <w:rsid w:val="008D3F1E"/>
    <w:rsid w:val="008E455A"/>
    <w:rsid w:val="00904751"/>
    <w:rsid w:val="009216B8"/>
    <w:rsid w:val="00921BF9"/>
    <w:rsid w:val="00927149"/>
    <w:rsid w:val="00943BF9"/>
    <w:rsid w:val="009558B2"/>
    <w:rsid w:val="009B1DEC"/>
    <w:rsid w:val="009D0619"/>
    <w:rsid w:val="009F7463"/>
    <w:rsid w:val="00A02868"/>
    <w:rsid w:val="00A17FF7"/>
    <w:rsid w:val="00A42D85"/>
    <w:rsid w:val="00A91D78"/>
    <w:rsid w:val="00A9421D"/>
    <w:rsid w:val="00AA331F"/>
    <w:rsid w:val="00AB0007"/>
    <w:rsid w:val="00AB24B6"/>
    <w:rsid w:val="00AE44B7"/>
    <w:rsid w:val="00AE7065"/>
    <w:rsid w:val="00B05366"/>
    <w:rsid w:val="00B07356"/>
    <w:rsid w:val="00B21E83"/>
    <w:rsid w:val="00B37CBE"/>
    <w:rsid w:val="00B8514B"/>
    <w:rsid w:val="00B94F14"/>
    <w:rsid w:val="00BD2F6C"/>
    <w:rsid w:val="00BE4BBC"/>
    <w:rsid w:val="00C04E09"/>
    <w:rsid w:val="00C34C1A"/>
    <w:rsid w:val="00C42698"/>
    <w:rsid w:val="00C5117F"/>
    <w:rsid w:val="00C519F8"/>
    <w:rsid w:val="00C76181"/>
    <w:rsid w:val="00C95319"/>
    <w:rsid w:val="00CB3A1F"/>
    <w:rsid w:val="00CB4BCE"/>
    <w:rsid w:val="00CD2D57"/>
    <w:rsid w:val="00CF60EF"/>
    <w:rsid w:val="00D72C20"/>
    <w:rsid w:val="00D83128"/>
    <w:rsid w:val="00DB0223"/>
    <w:rsid w:val="00DB3A14"/>
    <w:rsid w:val="00DF1290"/>
    <w:rsid w:val="00E111FA"/>
    <w:rsid w:val="00E122F2"/>
    <w:rsid w:val="00E42489"/>
    <w:rsid w:val="00E673DF"/>
    <w:rsid w:val="00E82DAC"/>
    <w:rsid w:val="00E94362"/>
    <w:rsid w:val="00EA195B"/>
    <w:rsid w:val="00F13178"/>
    <w:rsid w:val="00F52B4F"/>
    <w:rsid w:val="00FB0F73"/>
    <w:rsid w:val="00FC429F"/>
    <w:rsid w:val="00FD60C2"/>
    <w:rsid w:val="00FE18B4"/>
    <w:rsid w:val="00FF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9A6CF"/>
  <w15:chartTrackingRefBased/>
  <w15:docId w15:val="{A731D1F3-5AC1-4890-B9F4-703673D23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0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D0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D0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0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0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0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0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0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0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0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D0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D0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080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080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08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08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08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08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0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0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0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0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0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08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08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080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0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080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08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40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061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10DF"/>
  </w:style>
  <w:style w:type="paragraph" w:styleId="Rodap">
    <w:name w:val="footer"/>
    <w:basedOn w:val="Normal"/>
    <w:link w:val="RodapChar"/>
    <w:uiPriority w:val="99"/>
    <w:unhideWhenUsed/>
    <w:rsid w:val="000610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10DF"/>
  </w:style>
  <w:style w:type="paragraph" w:styleId="Reviso">
    <w:name w:val="Revision"/>
    <w:hidden/>
    <w:uiPriority w:val="99"/>
    <w:semiHidden/>
    <w:rsid w:val="00C04E09"/>
    <w:pPr>
      <w:spacing w:after="0" w:line="240" w:lineRule="auto"/>
    </w:pPr>
  </w:style>
  <w:style w:type="character" w:customStyle="1" w:styleId="citation-293">
    <w:name w:val="citation-293"/>
    <w:basedOn w:val="Fontepargpadro"/>
    <w:rsid w:val="00EA195B"/>
  </w:style>
  <w:style w:type="character" w:customStyle="1" w:styleId="citation-292">
    <w:name w:val="citation-292"/>
    <w:basedOn w:val="Fontepargpadro"/>
    <w:rsid w:val="00EA195B"/>
  </w:style>
  <w:style w:type="character" w:customStyle="1" w:styleId="citation-291">
    <w:name w:val="citation-291"/>
    <w:basedOn w:val="Fontepargpadro"/>
    <w:rsid w:val="00EA195B"/>
  </w:style>
  <w:style w:type="character" w:customStyle="1" w:styleId="citation-290">
    <w:name w:val="citation-290"/>
    <w:basedOn w:val="Fontepargpadro"/>
    <w:rsid w:val="00EA195B"/>
  </w:style>
  <w:style w:type="character" w:customStyle="1" w:styleId="citation-289">
    <w:name w:val="citation-289"/>
    <w:basedOn w:val="Fontepargpadro"/>
    <w:rsid w:val="00EA195B"/>
  </w:style>
  <w:style w:type="character" w:customStyle="1" w:styleId="citation-288">
    <w:name w:val="citation-288"/>
    <w:basedOn w:val="Fontepargpadro"/>
    <w:rsid w:val="00EA195B"/>
  </w:style>
  <w:style w:type="character" w:customStyle="1" w:styleId="citation-287">
    <w:name w:val="citation-287"/>
    <w:basedOn w:val="Fontepargpadro"/>
    <w:rsid w:val="00EA195B"/>
  </w:style>
  <w:style w:type="character" w:customStyle="1" w:styleId="citation-286">
    <w:name w:val="citation-286"/>
    <w:basedOn w:val="Fontepargpadro"/>
    <w:rsid w:val="00EA195B"/>
  </w:style>
  <w:style w:type="character" w:customStyle="1" w:styleId="citation-285">
    <w:name w:val="citation-285"/>
    <w:basedOn w:val="Fontepargpadro"/>
    <w:rsid w:val="00EA195B"/>
  </w:style>
  <w:style w:type="character" w:customStyle="1" w:styleId="citation-284">
    <w:name w:val="citation-284"/>
    <w:basedOn w:val="Fontepargpadro"/>
    <w:rsid w:val="00EA195B"/>
  </w:style>
  <w:style w:type="character" w:customStyle="1" w:styleId="citation-282">
    <w:name w:val="citation-282"/>
    <w:basedOn w:val="Fontepargpadro"/>
    <w:rsid w:val="00547BEE"/>
  </w:style>
  <w:style w:type="character" w:customStyle="1" w:styleId="citation-281">
    <w:name w:val="citation-281"/>
    <w:basedOn w:val="Fontepargpadro"/>
    <w:rsid w:val="00547BEE"/>
  </w:style>
  <w:style w:type="character" w:customStyle="1" w:styleId="citation-280">
    <w:name w:val="citation-280"/>
    <w:basedOn w:val="Fontepargpadro"/>
    <w:rsid w:val="00547BEE"/>
  </w:style>
  <w:style w:type="character" w:customStyle="1" w:styleId="citation-279">
    <w:name w:val="citation-279"/>
    <w:basedOn w:val="Fontepargpadro"/>
    <w:rsid w:val="00547BEE"/>
  </w:style>
  <w:style w:type="character" w:customStyle="1" w:styleId="citation-278">
    <w:name w:val="citation-278"/>
    <w:basedOn w:val="Fontepargpadro"/>
    <w:rsid w:val="00547BEE"/>
  </w:style>
  <w:style w:type="character" w:customStyle="1" w:styleId="citation-277">
    <w:name w:val="citation-277"/>
    <w:basedOn w:val="Fontepargpadro"/>
    <w:rsid w:val="00547BEE"/>
  </w:style>
  <w:style w:type="character" w:customStyle="1" w:styleId="citation-276">
    <w:name w:val="citation-276"/>
    <w:basedOn w:val="Fontepargpadro"/>
    <w:rsid w:val="00547BEE"/>
  </w:style>
  <w:style w:type="character" w:customStyle="1" w:styleId="citation-275">
    <w:name w:val="citation-275"/>
    <w:basedOn w:val="Fontepargpadro"/>
    <w:rsid w:val="00547BEE"/>
  </w:style>
  <w:style w:type="character" w:customStyle="1" w:styleId="citation-273">
    <w:name w:val="citation-273"/>
    <w:basedOn w:val="Fontepargpadro"/>
    <w:rsid w:val="006C390D"/>
  </w:style>
  <w:style w:type="character" w:customStyle="1" w:styleId="citation-272">
    <w:name w:val="citation-272"/>
    <w:basedOn w:val="Fontepargpadro"/>
    <w:rsid w:val="006C390D"/>
  </w:style>
  <w:style w:type="character" w:customStyle="1" w:styleId="citation-271">
    <w:name w:val="citation-271"/>
    <w:basedOn w:val="Fontepargpadro"/>
    <w:rsid w:val="006C390D"/>
  </w:style>
  <w:style w:type="character" w:customStyle="1" w:styleId="citation-270">
    <w:name w:val="citation-270"/>
    <w:basedOn w:val="Fontepargpadro"/>
    <w:rsid w:val="006C390D"/>
  </w:style>
  <w:style w:type="character" w:customStyle="1" w:styleId="citation-269">
    <w:name w:val="citation-269"/>
    <w:basedOn w:val="Fontepargpadro"/>
    <w:rsid w:val="006C390D"/>
  </w:style>
  <w:style w:type="character" w:customStyle="1" w:styleId="citation-268">
    <w:name w:val="citation-268"/>
    <w:basedOn w:val="Fontepargpadro"/>
    <w:rsid w:val="006C390D"/>
  </w:style>
  <w:style w:type="character" w:customStyle="1" w:styleId="citation-267">
    <w:name w:val="citation-267"/>
    <w:basedOn w:val="Fontepargpadro"/>
    <w:rsid w:val="006C390D"/>
  </w:style>
  <w:style w:type="character" w:customStyle="1" w:styleId="whitespace-normal">
    <w:name w:val="whitespace-normal"/>
    <w:basedOn w:val="Fontepargpadro"/>
    <w:rsid w:val="001F40B2"/>
  </w:style>
  <w:style w:type="character" w:styleId="Hyperlink">
    <w:name w:val="Hyperlink"/>
    <w:basedOn w:val="Fontepargpadro"/>
    <w:uiPriority w:val="99"/>
    <w:unhideWhenUsed/>
    <w:rsid w:val="001F40B2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6965A4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6965A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965A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2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hyperlink" Target="https://www.ibge.gov.br" TargetMode="Externa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yperlink" Target="https://www.gov.br/ancine/pt-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EFCC9-EC00-4D98-9077-0016D2E3D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1382</TotalTime>
  <Pages>29</Pages>
  <Words>4046</Words>
  <Characters>21854</Characters>
  <Application>Microsoft Office Word</Application>
  <DocSecurity>0</DocSecurity>
  <Lines>182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KP REPRESENTAÇÃO</dc:creator>
  <cp:keywords/>
  <dc:description/>
  <cp:lastModifiedBy>Maria Julia KP REPRESENTAÇÃO</cp:lastModifiedBy>
  <cp:revision>48</cp:revision>
  <dcterms:created xsi:type="dcterms:W3CDTF">2026-05-07T20:25:00Z</dcterms:created>
  <dcterms:modified xsi:type="dcterms:W3CDTF">2026-05-28T19:01:00Z</dcterms:modified>
</cp:coreProperties>
</file>